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5978B9D" w14:textId="0A222A20" w:rsidR="00401A32" w:rsidRPr="00B24D68" w:rsidRDefault="00AB763F" w:rsidP="00B24D68">
      <w:pPr>
        <w:pStyle w:val="Header"/>
        <w:jc w:val="center"/>
        <w:rPr>
          <w:sz w:val="44"/>
          <w:szCs w:val="36"/>
        </w:rPr>
      </w:pPr>
      <w:r w:rsidRPr="00B24D68">
        <w:rPr>
          <w:sz w:val="44"/>
          <w:szCs w:val="36"/>
        </w:rPr>
        <w:t>DIAH Demo Instructions</w:t>
      </w:r>
    </w:p>
    <w:p w14:paraId="1D3E133D" w14:textId="57760546" w:rsidR="00944130" w:rsidRDefault="00944130" w:rsidP="00944130">
      <w:pPr>
        <w:pStyle w:val="Header"/>
        <w:spacing w:before="120" w:after="120"/>
        <w:rPr>
          <w:sz w:val="28"/>
          <w:szCs w:val="36"/>
        </w:rPr>
      </w:pPr>
    </w:p>
    <w:p w14:paraId="67DBD663" w14:textId="4245854D" w:rsidR="00A4629A" w:rsidRDefault="00A4629A" w:rsidP="00A4629A">
      <w:pPr>
        <w:pStyle w:val="Heading2"/>
        <w:spacing w:line="240" w:lineRule="auto"/>
        <w:rPr>
          <w:b/>
          <w:sz w:val="28"/>
        </w:rPr>
      </w:pPr>
      <w:bookmarkStart w:id="0" w:name="_Toc430252940"/>
      <w:bookmarkStart w:id="1" w:name="_Toc433636987"/>
      <w:r w:rsidRPr="002A668E">
        <w:rPr>
          <w:b/>
          <w:sz w:val="28"/>
        </w:rPr>
        <w:t>Prerequisites</w:t>
      </w:r>
      <w:bookmarkEnd w:id="0"/>
      <w:bookmarkEnd w:id="1"/>
    </w:p>
    <w:p w14:paraId="0017AF1F" w14:textId="77777777" w:rsidR="00A4629A" w:rsidRPr="00A4629A" w:rsidRDefault="00A4629A" w:rsidP="00A4629A"/>
    <w:p w14:paraId="19ABB903" w14:textId="27A5EB11" w:rsidR="00A4629A" w:rsidRPr="00A4629A" w:rsidRDefault="00A4629A" w:rsidP="0094420B">
      <w:pPr>
        <w:pStyle w:val="ListParagraph"/>
        <w:numPr>
          <w:ilvl w:val="0"/>
          <w:numId w:val="1"/>
        </w:numPr>
        <w:spacing w:before="0" w:after="160" w:line="259" w:lineRule="auto"/>
        <w:ind w:left="216"/>
        <w:contextualSpacing/>
      </w:pPr>
      <w:r w:rsidRPr="00923AA4">
        <w:rPr>
          <w:lang w:val="en"/>
        </w:rPr>
        <w:t>You must be connected to the internet</w:t>
      </w:r>
    </w:p>
    <w:p w14:paraId="2337A480" w14:textId="3A31B8B0" w:rsidR="00A4629A" w:rsidRPr="00A4629A" w:rsidRDefault="00A4629A" w:rsidP="0094420B">
      <w:pPr>
        <w:pStyle w:val="ListParagraph"/>
        <w:numPr>
          <w:ilvl w:val="0"/>
          <w:numId w:val="1"/>
        </w:numPr>
        <w:spacing w:before="0" w:after="160" w:line="259" w:lineRule="auto"/>
        <w:ind w:left="216"/>
        <w:contextualSpacing/>
      </w:pPr>
      <w:r>
        <w:rPr>
          <w:lang w:val="en"/>
        </w:rPr>
        <w:t>Download a copy of the demo assets locally</w:t>
      </w:r>
    </w:p>
    <w:p w14:paraId="2087112E" w14:textId="61124027" w:rsidR="00A4629A" w:rsidRPr="00A4629A" w:rsidRDefault="00A4629A" w:rsidP="0094420B">
      <w:pPr>
        <w:pStyle w:val="ListParagraph"/>
        <w:numPr>
          <w:ilvl w:val="0"/>
          <w:numId w:val="1"/>
        </w:numPr>
        <w:spacing w:before="0" w:after="160" w:line="259" w:lineRule="auto"/>
        <w:ind w:left="216"/>
        <w:contextualSpacing/>
      </w:pPr>
      <w:r>
        <w:rPr>
          <w:lang w:val="en"/>
        </w:rPr>
        <w:t>Install Power BI Desktop</w:t>
      </w:r>
    </w:p>
    <w:p w14:paraId="1433FE26" w14:textId="0EF1989D" w:rsidR="00A4629A" w:rsidRPr="00FA6EDB" w:rsidRDefault="00A4629A" w:rsidP="0094420B">
      <w:pPr>
        <w:pStyle w:val="ListParagraph"/>
        <w:numPr>
          <w:ilvl w:val="0"/>
          <w:numId w:val="1"/>
        </w:numPr>
        <w:spacing w:before="0" w:after="160" w:line="259" w:lineRule="auto"/>
        <w:ind w:left="216"/>
        <w:contextualSpacing/>
        <w:rPr>
          <w:rStyle w:val="Hyperlink"/>
          <w:color w:val="auto"/>
          <w:u w:val="none"/>
        </w:rPr>
      </w:pPr>
      <w:r>
        <w:rPr>
          <w:lang w:val="en"/>
        </w:rPr>
        <w:t xml:space="preserve">Sign up for </w:t>
      </w:r>
      <w:hyperlink r:id="rId11" w:history="1">
        <w:r w:rsidRPr="00515577">
          <w:rPr>
            <w:rStyle w:val="Hyperlink"/>
            <w:rFonts w:eastAsia="Times New Roman" w:cs="Segoe UI"/>
            <w:szCs w:val="20"/>
          </w:rPr>
          <w:t>https://app.powerbi.com</w:t>
        </w:r>
      </w:hyperlink>
    </w:p>
    <w:p w14:paraId="65786A74" w14:textId="2DBD3325" w:rsidR="00FA6EDB" w:rsidRPr="00FA6EDB" w:rsidRDefault="00FA6EDB" w:rsidP="0094420B">
      <w:pPr>
        <w:pStyle w:val="ListParagraph"/>
        <w:numPr>
          <w:ilvl w:val="0"/>
          <w:numId w:val="1"/>
        </w:numPr>
        <w:spacing w:before="0" w:after="160" w:line="259" w:lineRule="auto"/>
        <w:ind w:left="216"/>
        <w:contextualSpacing/>
        <w:rPr>
          <w:lang w:val="en"/>
        </w:rPr>
      </w:pPr>
      <w:r w:rsidRPr="00FA6EDB">
        <w:rPr>
          <w:lang w:val="en"/>
        </w:rPr>
        <w:t xml:space="preserve">Create </w:t>
      </w:r>
      <w:proofErr w:type="spellStart"/>
      <w:r w:rsidRPr="00FA6EDB">
        <w:rPr>
          <w:lang w:val="en"/>
        </w:rPr>
        <w:t>VanArsdel</w:t>
      </w:r>
      <w:proofErr w:type="spellEnd"/>
      <w:r w:rsidRPr="00FA6EDB">
        <w:rPr>
          <w:lang w:val="en"/>
        </w:rPr>
        <w:t xml:space="preserve"> Performance dashboard by following DIAH instructions</w:t>
      </w:r>
    </w:p>
    <w:p w14:paraId="672D0AB5" w14:textId="0E16AC06" w:rsidR="00A4629A" w:rsidRPr="002A668E" w:rsidRDefault="00A4629A" w:rsidP="00A4629A">
      <w:pPr>
        <w:pStyle w:val="ListParagraph"/>
        <w:spacing w:before="0" w:after="160" w:line="259" w:lineRule="auto"/>
        <w:ind w:left="216"/>
        <w:contextualSpacing/>
      </w:pPr>
    </w:p>
    <w:p w14:paraId="24B4978E" w14:textId="3F26E6EC" w:rsidR="00A4629A" w:rsidRDefault="00A4629A" w:rsidP="00A4629A"/>
    <w:tbl>
      <w:tblPr>
        <w:tblStyle w:val="TableGrid"/>
        <w:tblW w:w="0" w:type="auto"/>
        <w:tblLayout w:type="fixed"/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4495"/>
        <w:gridCol w:w="8455"/>
      </w:tblGrid>
      <w:tr w:rsidR="00A4629A" w14:paraId="32DCEEF5" w14:textId="77777777" w:rsidTr="00D129DC">
        <w:tc>
          <w:tcPr>
            <w:tcW w:w="12950" w:type="dxa"/>
            <w:gridSpan w:val="2"/>
          </w:tcPr>
          <w:p w14:paraId="25045927" w14:textId="6F2D5AF4" w:rsidR="00A4629A" w:rsidRPr="00B24D68" w:rsidRDefault="007D4B69" w:rsidP="00A4629A">
            <w:pPr>
              <w:rPr>
                <w:b/>
              </w:rPr>
            </w:pPr>
            <w:proofErr w:type="gramStart"/>
            <w:r w:rsidRPr="00917EB1">
              <w:rPr>
                <w:rFonts w:asciiTheme="majorHAnsi" w:eastAsiaTheme="majorEastAsia" w:hAnsiTheme="majorHAnsi" w:cstheme="majorBidi"/>
                <w:b/>
                <w:color w:val="2E74B5" w:themeColor="accent1" w:themeShade="BF"/>
                <w:sz w:val="24"/>
                <w:szCs w:val="26"/>
              </w:rPr>
              <w:t>Pre Demo</w:t>
            </w:r>
            <w:proofErr w:type="gramEnd"/>
          </w:p>
        </w:tc>
      </w:tr>
      <w:tr w:rsidR="00C5621F" w14:paraId="578B1E07" w14:textId="77777777" w:rsidTr="00D129DC">
        <w:tc>
          <w:tcPr>
            <w:tcW w:w="4495" w:type="dxa"/>
          </w:tcPr>
          <w:p w14:paraId="0C458512" w14:textId="4D39C0CD" w:rsidR="007D4B69" w:rsidRDefault="00FA6EDB" w:rsidP="0094420B">
            <w:pPr>
              <w:pStyle w:val="ListParagraph"/>
              <w:numPr>
                <w:ilvl w:val="0"/>
                <w:numId w:val="3"/>
              </w:numPr>
              <w:spacing w:before="0" w:after="0"/>
              <w:contextualSpacing/>
            </w:pPr>
            <w:r>
              <w:t xml:space="preserve">Open </w:t>
            </w:r>
            <w:proofErr w:type="spellStart"/>
            <w:r w:rsidRPr="00FA6EDB">
              <w:t>VanArsdel</w:t>
            </w:r>
            <w:proofErr w:type="spellEnd"/>
            <w:r w:rsidRPr="00FA6EDB">
              <w:t xml:space="preserve"> </w:t>
            </w:r>
            <w:proofErr w:type="spellStart"/>
            <w:r w:rsidRPr="00FA6EDB">
              <w:t>Performance</w:t>
            </w:r>
            <w:r>
              <w:t>.pbix</w:t>
            </w:r>
            <w:proofErr w:type="spellEnd"/>
            <w:r>
              <w:t xml:space="preserve"> file</w:t>
            </w:r>
          </w:p>
          <w:p w14:paraId="3BA66738" w14:textId="37DCAC7B" w:rsidR="0027452B" w:rsidRDefault="0027452B" w:rsidP="0094420B">
            <w:pPr>
              <w:pStyle w:val="ListParagraph"/>
              <w:numPr>
                <w:ilvl w:val="0"/>
                <w:numId w:val="3"/>
              </w:numPr>
              <w:spacing w:before="0" w:after="0"/>
              <w:contextualSpacing/>
            </w:pPr>
            <w:r>
              <w:t>Open Data.xlsx</w:t>
            </w:r>
          </w:p>
          <w:p w14:paraId="0187D33A" w14:textId="77777777" w:rsidR="00FA6EDB" w:rsidRDefault="00FA6EDB" w:rsidP="0094420B">
            <w:pPr>
              <w:pStyle w:val="ListParagraph"/>
              <w:numPr>
                <w:ilvl w:val="0"/>
                <w:numId w:val="3"/>
              </w:numPr>
              <w:spacing w:before="0" w:after="0"/>
              <w:contextualSpacing/>
            </w:pPr>
            <w:r>
              <w:t xml:space="preserve">Sign into </w:t>
            </w:r>
            <w:hyperlink r:id="rId12" w:history="1">
              <w:r w:rsidRPr="00BF2125">
                <w:rPr>
                  <w:rStyle w:val="Hyperlink"/>
                </w:rPr>
                <w:t>https://app.powerbi.com</w:t>
              </w:r>
            </w:hyperlink>
            <w:r>
              <w:t xml:space="preserve"> and navigate to </w:t>
            </w:r>
            <w:proofErr w:type="spellStart"/>
            <w:r>
              <w:t>VanArsdel</w:t>
            </w:r>
            <w:proofErr w:type="spellEnd"/>
            <w:r>
              <w:t xml:space="preserve"> Performance dashboard</w:t>
            </w:r>
          </w:p>
          <w:p w14:paraId="266E870B" w14:textId="77777777" w:rsidR="00C86CE0" w:rsidRDefault="00C86CE0" w:rsidP="00C86CE0">
            <w:pPr>
              <w:spacing w:before="0" w:after="0"/>
              <w:contextualSpacing/>
            </w:pPr>
          </w:p>
          <w:p w14:paraId="157EC843" w14:textId="77777777" w:rsidR="00C86CE0" w:rsidRDefault="00C86CE0" w:rsidP="00C86CE0">
            <w:pPr>
              <w:spacing w:before="0" w:after="0"/>
              <w:contextualSpacing/>
            </w:pPr>
          </w:p>
          <w:p w14:paraId="06B53D53" w14:textId="77777777" w:rsidR="00C86CE0" w:rsidRDefault="00C86CE0" w:rsidP="00C86CE0">
            <w:pPr>
              <w:spacing w:before="0" w:after="0"/>
              <w:contextualSpacing/>
            </w:pPr>
          </w:p>
          <w:p w14:paraId="41CEE52E" w14:textId="77777777" w:rsidR="00C86CE0" w:rsidRDefault="00C86CE0" w:rsidP="00C86CE0">
            <w:pPr>
              <w:spacing w:before="0" w:after="0"/>
              <w:contextualSpacing/>
            </w:pPr>
          </w:p>
          <w:p w14:paraId="25A5BEA7" w14:textId="77777777" w:rsidR="00C86CE0" w:rsidRDefault="00C86CE0" w:rsidP="00C86CE0">
            <w:pPr>
              <w:spacing w:before="0" w:after="0"/>
              <w:contextualSpacing/>
            </w:pPr>
          </w:p>
          <w:p w14:paraId="45629CB5" w14:textId="77777777" w:rsidR="00C86CE0" w:rsidRDefault="00C86CE0" w:rsidP="00C86CE0">
            <w:pPr>
              <w:spacing w:before="0" w:after="0"/>
              <w:contextualSpacing/>
            </w:pPr>
          </w:p>
          <w:p w14:paraId="160BE94E" w14:textId="77777777" w:rsidR="00C86CE0" w:rsidRDefault="00C86CE0" w:rsidP="00C86CE0">
            <w:pPr>
              <w:spacing w:before="0" w:after="0"/>
              <w:contextualSpacing/>
            </w:pPr>
          </w:p>
          <w:p w14:paraId="02A5EA69" w14:textId="77777777" w:rsidR="00C86CE0" w:rsidRDefault="00C86CE0" w:rsidP="00C86CE0">
            <w:pPr>
              <w:spacing w:before="0" w:after="0"/>
              <w:contextualSpacing/>
            </w:pPr>
          </w:p>
          <w:p w14:paraId="569D5F8E" w14:textId="77777777" w:rsidR="00C86CE0" w:rsidRDefault="00C86CE0" w:rsidP="00C86CE0">
            <w:pPr>
              <w:spacing w:before="0" w:after="0"/>
              <w:contextualSpacing/>
            </w:pPr>
          </w:p>
          <w:p w14:paraId="23482C09" w14:textId="321E7C90" w:rsidR="00C86CE0" w:rsidRDefault="00C86CE0" w:rsidP="00C86CE0">
            <w:pPr>
              <w:spacing w:before="0" w:after="0"/>
              <w:contextualSpacing/>
            </w:pPr>
          </w:p>
        </w:tc>
        <w:tc>
          <w:tcPr>
            <w:tcW w:w="8455" w:type="dxa"/>
          </w:tcPr>
          <w:p w14:paraId="22CE1868" w14:textId="77777777" w:rsidR="007D4B69" w:rsidRDefault="007D4B69" w:rsidP="00A4629A">
            <w:pPr>
              <w:rPr>
                <w:noProof/>
              </w:rPr>
            </w:pPr>
          </w:p>
        </w:tc>
      </w:tr>
      <w:tr w:rsidR="0027452B" w14:paraId="763ABFAF" w14:textId="77777777" w:rsidTr="00D129DC">
        <w:tc>
          <w:tcPr>
            <w:tcW w:w="12950" w:type="dxa"/>
            <w:gridSpan w:val="2"/>
          </w:tcPr>
          <w:p w14:paraId="23831148" w14:textId="7F9F40E0" w:rsidR="0027452B" w:rsidRDefault="0027452B" w:rsidP="00A4629A">
            <w:pPr>
              <w:rPr>
                <w:noProof/>
              </w:rPr>
            </w:pPr>
            <w:r w:rsidRPr="00917EB1">
              <w:rPr>
                <w:rFonts w:asciiTheme="majorHAnsi" w:eastAsiaTheme="majorEastAsia" w:hAnsiTheme="majorHAnsi" w:cstheme="majorBidi"/>
                <w:b/>
                <w:color w:val="2E74B5" w:themeColor="accent1" w:themeShade="BF"/>
                <w:sz w:val="24"/>
                <w:szCs w:val="26"/>
              </w:rPr>
              <w:lastRenderedPageBreak/>
              <w:t>Lab Data</w:t>
            </w:r>
          </w:p>
        </w:tc>
      </w:tr>
      <w:tr w:rsidR="00C5621F" w14:paraId="7EA865A2" w14:textId="77777777" w:rsidTr="00D129DC">
        <w:tc>
          <w:tcPr>
            <w:tcW w:w="4495" w:type="dxa"/>
          </w:tcPr>
          <w:p w14:paraId="6BAB9D9C" w14:textId="77777777" w:rsidR="005320AD" w:rsidRPr="005320AD" w:rsidRDefault="0027452B" w:rsidP="0094420B">
            <w:pPr>
              <w:pStyle w:val="ListParagraph"/>
              <w:numPr>
                <w:ilvl w:val="0"/>
                <w:numId w:val="3"/>
              </w:numPr>
              <w:spacing w:before="0" w:after="0"/>
              <w:contextualSpacing/>
              <w:rPr>
                <w:lang w:val="en"/>
              </w:rPr>
            </w:pPr>
            <w:r>
              <w:t>Navigate to Data.xlsx window (opened in Step 2)</w:t>
            </w:r>
          </w:p>
          <w:p w14:paraId="389DDE20" w14:textId="77777777" w:rsidR="005320AD" w:rsidRDefault="0027452B" w:rsidP="0094420B">
            <w:pPr>
              <w:pStyle w:val="ListParagraph"/>
              <w:numPr>
                <w:ilvl w:val="0"/>
                <w:numId w:val="3"/>
              </w:numPr>
              <w:spacing w:before="0" w:after="0"/>
              <w:contextualSpacing/>
              <w:rPr>
                <w:lang w:val="en"/>
              </w:rPr>
            </w:pPr>
            <w:proofErr w:type="spellStart"/>
            <w:r w:rsidRPr="005320AD">
              <w:rPr>
                <w:lang w:val="en"/>
              </w:rPr>
              <w:t>VanArsdel</w:t>
            </w:r>
            <w:proofErr w:type="spellEnd"/>
            <w:r w:rsidRPr="005320AD">
              <w:rPr>
                <w:lang w:val="en"/>
              </w:rPr>
              <w:t xml:space="preserve">, manufactures expensive electronic products that could be used for fun as well as work and it sells them directly to consumers in three major markets.  </w:t>
            </w:r>
          </w:p>
          <w:p w14:paraId="46078F74" w14:textId="31CA4AA1" w:rsidR="0027452B" w:rsidRPr="005320AD" w:rsidRDefault="0027452B" w:rsidP="0094420B">
            <w:pPr>
              <w:pStyle w:val="ListParagraph"/>
              <w:numPr>
                <w:ilvl w:val="0"/>
                <w:numId w:val="3"/>
              </w:numPr>
              <w:spacing w:before="0" w:after="0"/>
              <w:contextualSpacing/>
              <w:rPr>
                <w:lang w:val="en"/>
              </w:rPr>
            </w:pPr>
            <w:proofErr w:type="spellStart"/>
            <w:r w:rsidRPr="005320AD">
              <w:rPr>
                <w:lang w:val="en"/>
              </w:rPr>
              <w:t>VanArsdel</w:t>
            </w:r>
            <w:proofErr w:type="spellEnd"/>
            <w:r w:rsidRPr="005320AD">
              <w:rPr>
                <w:lang w:val="en"/>
              </w:rPr>
              <w:t xml:space="preserve"> and its competitors have retained a 3rd party marketing company to collect and anonymize industry sales so that all participants can benchmark themselves.  </w:t>
            </w:r>
          </w:p>
          <w:p w14:paraId="7B9E81C3" w14:textId="77777777" w:rsidR="0027452B" w:rsidRPr="00745EEB" w:rsidRDefault="0027452B" w:rsidP="0094420B">
            <w:pPr>
              <w:pStyle w:val="ListParagraph"/>
              <w:numPr>
                <w:ilvl w:val="0"/>
                <w:numId w:val="3"/>
              </w:numPr>
              <w:spacing w:before="0" w:after="0"/>
              <w:contextualSpacing/>
            </w:pPr>
            <w:r>
              <w:rPr>
                <w:lang w:val="en"/>
              </w:rPr>
              <w:t>Sales data along with details of Product, Date and Geography are available in an Excel workbook. Data from these sources need to be brought together to analyze and report on</w:t>
            </w:r>
          </w:p>
          <w:p w14:paraId="3FA1BB12" w14:textId="77777777" w:rsidR="00745EEB" w:rsidRDefault="00745EEB" w:rsidP="00745EEB">
            <w:pPr>
              <w:spacing w:before="0" w:after="0"/>
              <w:contextualSpacing/>
            </w:pPr>
          </w:p>
          <w:p w14:paraId="2351899F" w14:textId="77777777" w:rsidR="00745EEB" w:rsidRDefault="00745EEB" w:rsidP="00745EEB">
            <w:pPr>
              <w:spacing w:before="0" w:after="0"/>
              <w:contextualSpacing/>
            </w:pPr>
          </w:p>
          <w:p w14:paraId="0C73D973" w14:textId="77777777" w:rsidR="00745EEB" w:rsidRDefault="00745EEB" w:rsidP="00745EEB">
            <w:pPr>
              <w:spacing w:before="0" w:after="0"/>
              <w:contextualSpacing/>
            </w:pPr>
          </w:p>
          <w:p w14:paraId="1C7AF933" w14:textId="77777777" w:rsidR="00745EEB" w:rsidRDefault="00745EEB" w:rsidP="00745EEB">
            <w:pPr>
              <w:spacing w:before="0" w:after="0"/>
              <w:contextualSpacing/>
            </w:pPr>
          </w:p>
          <w:p w14:paraId="676448AF" w14:textId="77777777" w:rsidR="00745EEB" w:rsidRDefault="00745EEB" w:rsidP="00745EEB">
            <w:pPr>
              <w:spacing w:before="0" w:after="0"/>
              <w:contextualSpacing/>
            </w:pPr>
          </w:p>
          <w:p w14:paraId="36BCC3E2" w14:textId="77777777" w:rsidR="00745EEB" w:rsidRDefault="00745EEB" w:rsidP="00745EEB">
            <w:pPr>
              <w:spacing w:before="0" w:after="0"/>
              <w:contextualSpacing/>
            </w:pPr>
          </w:p>
          <w:p w14:paraId="3D7405BE" w14:textId="77777777" w:rsidR="00745EEB" w:rsidRDefault="00745EEB" w:rsidP="00745EEB">
            <w:pPr>
              <w:spacing w:before="0" w:after="0"/>
              <w:contextualSpacing/>
            </w:pPr>
          </w:p>
          <w:p w14:paraId="3ACD2480" w14:textId="77777777" w:rsidR="00745EEB" w:rsidRDefault="00745EEB" w:rsidP="00745EEB">
            <w:pPr>
              <w:spacing w:before="0" w:after="0"/>
              <w:contextualSpacing/>
            </w:pPr>
          </w:p>
          <w:p w14:paraId="303636ED" w14:textId="77777777" w:rsidR="00745EEB" w:rsidRDefault="00745EEB" w:rsidP="00745EEB">
            <w:pPr>
              <w:spacing w:before="0" w:after="0"/>
              <w:contextualSpacing/>
            </w:pPr>
          </w:p>
          <w:p w14:paraId="53EDB8A2" w14:textId="77777777" w:rsidR="00745EEB" w:rsidRDefault="00745EEB" w:rsidP="00745EEB">
            <w:pPr>
              <w:spacing w:before="0" w:after="0"/>
              <w:contextualSpacing/>
            </w:pPr>
          </w:p>
          <w:p w14:paraId="2C84C613" w14:textId="77777777" w:rsidR="00745EEB" w:rsidRDefault="00745EEB" w:rsidP="00745EEB">
            <w:pPr>
              <w:spacing w:before="0" w:after="0"/>
              <w:contextualSpacing/>
            </w:pPr>
          </w:p>
          <w:p w14:paraId="7404E0C0" w14:textId="77777777" w:rsidR="00745EEB" w:rsidRDefault="00745EEB" w:rsidP="00745EEB">
            <w:pPr>
              <w:spacing w:before="0" w:after="0"/>
              <w:contextualSpacing/>
            </w:pPr>
          </w:p>
          <w:p w14:paraId="7D2EDAA0" w14:textId="3C68D400" w:rsidR="00745EEB" w:rsidRDefault="00745EEB" w:rsidP="00745EEB">
            <w:pPr>
              <w:spacing w:before="0" w:after="0"/>
              <w:contextualSpacing/>
            </w:pPr>
          </w:p>
          <w:p w14:paraId="1C99D53A" w14:textId="5495C1A6" w:rsidR="00D129DC" w:rsidRDefault="00D129DC" w:rsidP="00745EEB">
            <w:pPr>
              <w:spacing w:before="0" w:after="0"/>
              <w:contextualSpacing/>
            </w:pPr>
          </w:p>
          <w:p w14:paraId="1032E442" w14:textId="77777777" w:rsidR="00D129DC" w:rsidRDefault="00D129DC" w:rsidP="00745EEB">
            <w:pPr>
              <w:spacing w:before="0" w:after="0"/>
              <w:contextualSpacing/>
            </w:pPr>
          </w:p>
          <w:p w14:paraId="7C7357D8" w14:textId="77777777" w:rsidR="00745EEB" w:rsidRDefault="00745EEB" w:rsidP="00745EEB">
            <w:pPr>
              <w:spacing w:before="0" w:after="0"/>
              <w:contextualSpacing/>
            </w:pPr>
          </w:p>
          <w:p w14:paraId="54EE099C" w14:textId="2CED7632" w:rsidR="00745EEB" w:rsidRDefault="00745EEB" w:rsidP="00745EEB">
            <w:pPr>
              <w:spacing w:before="0" w:after="0"/>
              <w:contextualSpacing/>
            </w:pPr>
          </w:p>
        </w:tc>
        <w:tc>
          <w:tcPr>
            <w:tcW w:w="8455" w:type="dxa"/>
          </w:tcPr>
          <w:p w14:paraId="4AF39BAF" w14:textId="2117FE36" w:rsidR="0027452B" w:rsidRDefault="00FC26ED" w:rsidP="00A4629A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0803356" wp14:editId="1FB73BB9">
                  <wp:extent cx="2451668" cy="3295650"/>
                  <wp:effectExtent l="0" t="0" r="635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3805" cy="32985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D4B69" w14:paraId="3CDDBF2F" w14:textId="77777777" w:rsidTr="00D129DC">
        <w:tc>
          <w:tcPr>
            <w:tcW w:w="12950" w:type="dxa"/>
            <w:gridSpan w:val="2"/>
          </w:tcPr>
          <w:p w14:paraId="247BCFC0" w14:textId="07D60328" w:rsidR="007D4B69" w:rsidRDefault="007D4B69" w:rsidP="00A4629A">
            <w:pPr>
              <w:rPr>
                <w:noProof/>
              </w:rPr>
            </w:pPr>
            <w:r w:rsidRPr="00917EB1">
              <w:rPr>
                <w:rFonts w:asciiTheme="majorHAnsi" w:eastAsiaTheme="majorEastAsia" w:hAnsiTheme="majorHAnsi" w:cstheme="majorBidi"/>
                <w:b/>
                <w:color w:val="2E74B5" w:themeColor="accent1" w:themeShade="BF"/>
                <w:sz w:val="24"/>
                <w:szCs w:val="26"/>
              </w:rPr>
              <w:lastRenderedPageBreak/>
              <w:t>Power BI Desktop</w:t>
            </w:r>
          </w:p>
        </w:tc>
      </w:tr>
      <w:tr w:rsidR="00C5621F" w14:paraId="3DED5D8D" w14:textId="77777777" w:rsidTr="00D129DC">
        <w:tc>
          <w:tcPr>
            <w:tcW w:w="4495" w:type="dxa"/>
          </w:tcPr>
          <w:p w14:paraId="1D1150B4" w14:textId="08111E39" w:rsidR="00A4629A" w:rsidRDefault="00A4629A" w:rsidP="0094420B">
            <w:pPr>
              <w:pStyle w:val="ListParagraph"/>
              <w:numPr>
                <w:ilvl w:val="0"/>
                <w:numId w:val="3"/>
              </w:numPr>
              <w:spacing w:before="0" w:after="0"/>
              <w:contextualSpacing/>
            </w:pPr>
            <w:r>
              <w:t>Launch</w:t>
            </w:r>
            <w:r w:rsidR="00FA6EDB">
              <w:t xml:space="preserve"> new instance of</w:t>
            </w:r>
            <w:r>
              <w:t xml:space="preserve"> Power BI Desktop</w:t>
            </w:r>
          </w:p>
          <w:p w14:paraId="119B2732" w14:textId="77777777" w:rsidR="00A4629A" w:rsidRDefault="00A4629A" w:rsidP="0094420B">
            <w:pPr>
              <w:pStyle w:val="ListParagraph"/>
              <w:numPr>
                <w:ilvl w:val="0"/>
                <w:numId w:val="3"/>
              </w:numPr>
              <w:spacing w:before="0" w:after="0"/>
              <w:contextualSpacing/>
            </w:pPr>
            <w:r>
              <w:t>Once Power BI Desktop opens, startup screen opens as well</w:t>
            </w:r>
          </w:p>
          <w:p w14:paraId="268B050A" w14:textId="5F358BBB" w:rsidR="00A4629A" w:rsidRDefault="00A4629A" w:rsidP="0094420B">
            <w:pPr>
              <w:pStyle w:val="ListParagraph"/>
              <w:numPr>
                <w:ilvl w:val="0"/>
                <w:numId w:val="3"/>
              </w:numPr>
              <w:spacing w:before="0" w:after="0"/>
              <w:contextualSpacing/>
            </w:pPr>
            <w:r>
              <w:t>Close startup screen by clicking on “x” on the top right corner</w:t>
            </w:r>
            <w:r w:rsidR="0052065A">
              <w:t xml:space="preserve"> </w:t>
            </w:r>
          </w:p>
          <w:p w14:paraId="60C7F2E9" w14:textId="77777777" w:rsidR="00A4629A" w:rsidRDefault="00A4629A" w:rsidP="00A4629A"/>
        </w:tc>
        <w:tc>
          <w:tcPr>
            <w:tcW w:w="8455" w:type="dxa"/>
          </w:tcPr>
          <w:p w14:paraId="71BEC08A" w14:textId="0E9E181D" w:rsidR="00A4629A" w:rsidRDefault="008746F6" w:rsidP="00A4629A">
            <w:ins w:id="2" w:author="Author">
              <w:r>
                <w:rPr>
                  <w:noProof/>
                </w:rPr>
                <w:drawing>
                  <wp:inline distT="0" distB="0" distL="0" distR="0" wp14:anchorId="620FCEF3" wp14:editId="138325E2">
                    <wp:extent cx="5692140" cy="2524125"/>
                    <wp:effectExtent l="0" t="0" r="3810" b="9525"/>
                    <wp:docPr id="15" name="Picture 15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1" name=""/>
                            <pic:cNvPicPr/>
                          </pic:nvPicPr>
                          <pic:blipFill>
                            <a:blip r:embed="rId14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5692140" cy="2524125"/>
                            </a:xfrm>
                            <a:prstGeom prst="rect">
                              <a:avLst/>
                            </a:prstGeom>
                          </pic:spPr>
                        </pic:pic>
                      </a:graphicData>
                    </a:graphic>
                  </wp:inline>
                </w:drawing>
              </w:r>
            </w:ins>
          </w:p>
        </w:tc>
      </w:tr>
      <w:tr w:rsidR="00BB268D" w14:paraId="2573C434" w14:textId="77777777" w:rsidTr="00D129DC">
        <w:tc>
          <w:tcPr>
            <w:tcW w:w="4495" w:type="dxa"/>
          </w:tcPr>
          <w:p w14:paraId="00A379B7" w14:textId="77777777" w:rsidR="00BB268D" w:rsidRDefault="00BB268D" w:rsidP="00BB268D">
            <w:pPr>
              <w:pStyle w:val="ListParagraph"/>
              <w:spacing w:before="0" w:after="0"/>
              <w:ind w:left="360"/>
              <w:contextualSpacing/>
              <w:rPr>
                <w:rFonts w:cs="Segoe UI"/>
                <w:color w:val="000000"/>
                <w:shd w:val="clear" w:color="auto" w:fill="FFFFFF"/>
              </w:rPr>
            </w:pPr>
            <w:r>
              <w:rPr>
                <w:rFonts w:cs="Segoe UI"/>
                <w:color w:val="000000"/>
                <w:shd w:val="clear" w:color="auto" w:fill="FFFFFF"/>
              </w:rPr>
              <w:lastRenderedPageBreak/>
              <w:t>The</w:t>
            </w:r>
            <w:r>
              <w:rPr>
                <w:rStyle w:val="apple-converted-space"/>
                <w:rFonts w:cs="Segoe UI"/>
                <w:color w:val="000000"/>
                <w:shd w:val="clear" w:color="auto" w:fill="FFFFFF"/>
              </w:rPr>
              <w:t> </w:t>
            </w:r>
            <w:r>
              <w:rPr>
                <w:rStyle w:val="Strong"/>
                <w:rFonts w:cs="Segoe UI"/>
                <w:color w:val="000000"/>
                <w:shd w:val="clear" w:color="auto" w:fill="FFFFFF"/>
              </w:rPr>
              <w:t>Report</w:t>
            </w:r>
            <w:r>
              <w:rPr>
                <w:rStyle w:val="apple-converted-space"/>
                <w:rFonts w:cs="Segoe UI"/>
                <w:color w:val="000000"/>
                <w:shd w:val="clear" w:color="auto" w:fill="FFFFFF"/>
              </w:rPr>
              <w:t> </w:t>
            </w:r>
            <w:r>
              <w:rPr>
                <w:rFonts w:cs="Segoe UI"/>
                <w:color w:val="000000"/>
                <w:shd w:val="clear" w:color="auto" w:fill="FFFFFF"/>
              </w:rPr>
              <w:t>view has five main areas:</w:t>
            </w:r>
          </w:p>
          <w:p w14:paraId="1A8109F2" w14:textId="77777777" w:rsidR="00BB268D" w:rsidRPr="008428D8" w:rsidRDefault="00BB268D" w:rsidP="00BB268D">
            <w:pPr>
              <w:pStyle w:val="ListParagraph"/>
              <w:spacing w:before="0" w:after="0"/>
              <w:ind w:left="360"/>
              <w:contextualSpacing/>
            </w:pPr>
          </w:p>
          <w:p w14:paraId="63673FB0" w14:textId="77777777" w:rsidR="00BB268D" w:rsidRPr="008428D8" w:rsidRDefault="00BB268D" w:rsidP="00BB268D">
            <w:pPr>
              <w:pStyle w:val="ListParagraph"/>
              <w:numPr>
                <w:ilvl w:val="0"/>
                <w:numId w:val="8"/>
              </w:numPr>
              <w:spacing w:before="0" w:after="0"/>
              <w:contextualSpacing/>
            </w:pPr>
            <w:r w:rsidRPr="008428D8">
              <w:rPr>
                <w:rFonts w:cs="Segoe UI"/>
                <w:color w:val="000000"/>
                <w:shd w:val="clear" w:color="auto" w:fill="FFFFFF"/>
              </w:rPr>
              <w:t>The ribbon, which displays common tasks associated with reports and visualizations</w:t>
            </w:r>
          </w:p>
          <w:p w14:paraId="0B031FD1" w14:textId="77777777" w:rsidR="00BB268D" w:rsidRPr="008428D8" w:rsidRDefault="00BB268D" w:rsidP="00BB268D">
            <w:pPr>
              <w:pStyle w:val="ListParagraph"/>
              <w:numPr>
                <w:ilvl w:val="0"/>
                <w:numId w:val="8"/>
              </w:numPr>
              <w:spacing w:before="0" w:after="0"/>
              <w:contextualSpacing/>
            </w:pPr>
            <w:r w:rsidRPr="008428D8">
              <w:rPr>
                <w:rFonts w:cs="Segoe UI"/>
                <w:color w:val="000000"/>
                <w:shd w:val="clear" w:color="auto" w:fill="FFFFFF"/>
              </w:rPr>
              <w:t>The</w:t>
            </w:r>
            <w:r w:rsidRPr="008428D8">
              <w:rPr>
                <w:rStyle w:val="apple-converted-space"/>
                <w:rFonts w:cs="Segoe UI"/>
                <w:color w:val="000000"/>
                <w:shd w:val="clear" w:color="auto" w:fill="FFFFFF"/>
              </w:rPr>
              <w:t> </w:t>
            </w:r>
            <w:r w:rsidRPr="008428D8">
              <w:rPr>
                <w:rStyle w:val="Strong"/>
                <w:rFonts w:cs="Segoe UI"/>
                <w:color w:val="000000"/>
                <w:shd w:val="clear" w:color="auto" w:fill="FFFFFF"/>
              </w:rPr>
              <w:t>Report</w:t>
            </w:r>
            <w:r w:rsidRPr="008428D8">
              <w:rPr>
                <w:rStyle w:val="apple-converted-space"/>
                <w:rFonts w:cs="Segoe UI"/>
                <w:color w:val="000000"/>
                <w:shd w:val="clear" w:color="auto" w:fill="FFFFFF"/>
              </w:rPr>
              <w:t> </w:t>
            </w:r>
            <w:r w:rsidRPr="008428D8">
              <w:rPr>
                <w:rFonts w:cs="Segoe UI"/>
                <w:color w:val="000000"/>
                <w:shd w:val="clear" w:color="auto" w:fill="FFFFFF"/>
              </w:rPr>
              <w:t>view, or canvas, where visualizations are created and arranged</w:t>
            </w:r>
          </w:p>
          <w:p w14:paraId="11E83AB1" w14:textId="77777777" w:rsidR="00BB268D" w:rsidRPr="008428D8" w:rsidRDefault="00BB268D" w:rsidP="00BB268D">
            <w:pPr>
              <w:pStyle w:val="ListParagraph"/>
              <w:numPr>
                <w:ilvl w:val="0"/>
                <w:numId w:val="8"/>
              </w:numPr>
              <w:spacing w:before="0" w:after="0"/>
              <w:contextualSpacing/>
            </w:pPr>
            <w:r w:rsidRPr="008428D8">
              <w:rPr>
                <w:rFonts w:cs="Segoe UI"/>
                <w:color w:val="000000"/>
                <w:shd w:val="clear" w:color="auto" w:fill="FFFFFF"/>
              </w:rPr>
              <w:t>The</w:t>
            </w:r>
            <w:r w:rsidRPr="008428D8">
              <w:rPr>
                <w:rStyle w:val="apple-converted-space"/>
                <w:rFonts w:cs="Segoe UI"/>
                <w:color w:val="000000"/>
                <w:shd w:val="clear" w:color="auto" w:fill="FFFFFF"/>
              </w:rPr>
              <w:t> </w:t>
            </w:r>
            <w:r w:rsidRPr="008428D8">
              <w:rPr>
                <w:rStyle w:val="Strong"/>
                <w:rFonts w:cs="Segoe UI"/>
                <w:color w:val="000000"/>
                <w:shd w:val="clear" w:color="auto" w:fill="FFFFFF"/>
              </w:rPr>
              <w:t>Pages</w:t>
            </w:r>
            <w:r w:rsidRPr="008428D8">
              <w:rPr>
                <w:rStyle w:val="apple-converted-space"/>
                <w:rFonts w:cs="Segoe UI"/>
                <w:color w:val="000000"/>
                <w:shd w:val="clear" w:color="auto" w:fill="FFFFFF"/>
              </w:rPr>
              <w:t> </w:t>
            </w:r>
            <w:r w:rsidRPr="008428D8">
              <w:rPr>
                <w:rFonts w:cs="Segoe UI"/>
                <w:color w:val="000000"/>
                <w:shd w:val="clear" w:color="auto" w:fill="FFFFFF"/>
              </w:rPr>
              <w:t>tab area along the bottom, which lets you select or add a report page</w:t>
            </w:r>
          </w:p>
          <w:p w14:paraId="152060C2" w14:textId="77777777" w:rsidR="00BB268D" w:rsidRPr="008428D8" w:rsidRDefault="00BB268D" w:rsidP="00BB268D">
            <w:pPr>
              <w:pStyle w:val="ListParagraph"/>
              <w:numPr>
                <w:ilvl w:val="0"/>
                <w:numId w:val="8"/>
              </w:numPr>
              <w:spacing w:before="0" w:after="0"/>
              <w:contextualSpacing/>
            </w:pPr>
            <w:r w:rsidRPr="008428D8">
              <w:rPr>
                <w:rFonts w:cs="Segoe UI"/>
                <w:color w:val="000000"/>
                <w:shd w:val="clear" w:color="auto" w:fill="FFFFFF"/>
              </w:rPr>
              <w:t>The</w:t>
            </w:r>
            <w:r w:rsidRPr="008428D8">
              <w:rPr>
                <w:rStyle w:val="apple-converted-space"/>
                <w:rFonts w:cs="Segoe UI"/>
                <w:color w:val="000000"/>
                <w:shd w:val="clear" w:color="auto" w:fill="FFFFFF"/>
              </w:rPr>
              <w:t> </w:t>
            </w:r>
            <w:r w:rsidRPr="008428D8">
              <w:rPr>
                <w:rStyle w:val="Strong"/>
                <w:rFonts w:cs="Segoe UI"/>
                <w:color w:val="000000"/>
                <w:shd w:val="clear" w:color="auto" w:fill="FFFFFF"/>
              </w:rPr>
              <w:t>Visualizations</w:t>
            </w:r>
            <w:r w:rsidRPr="008428D8">
              <w:rPr>
                <w:rStyle w:val="apple-converted-space"/>
                <w:rFonts w:cs="Segoe UI"/>
                <w:color w:val="000000"/>
                <w:shd w:val="clear" w:color="auto" w:fill="FFFFFF"/>
              </w:rPr>
              <w:t> </w:t>
            </w:r>
            <w:r w:rsidRPr="008428D8">
              <w:rPr>
                <w:rFonts w:cs="Segoe UI"/>
                <w:color w:val="000000"/>
                <w:shd w:val="clear" w:color="auto" w:fill="FFFFFF"/>
              </w:rPr>
              <w:t>pane, where you can change visualizations, customize colors or axes, apply filters, drag fields, and more</w:t>
            </w:r>
          </w:p>
          <w:p w14:paraId="2911B879" w14:textId="162CBEC2" w:rsidR="00BB268D" w:rsidRDefault="00BB268D" w:rsidP="00BB268D">
            <w:pPr>
              <w:pStyle w:val="ListParagraph"/>
              <w:spacing w:before="0" w:after="0"/>
              <w:ind w:left="360"/>
              <w:contextualSpacing/>
            </w:pPr>
            <w:r w:rsidRPr="008428D8">
              <w:rPr>
                <w:rFonts w:cs="Segoe UI"/>
                <w:color w:val="000000"/>
                <w:shd w:val="clear" w:color="auto" w:fill="FFFFFF"/>
              </w:rPr>
              <w:t>The</w:t>
            </w:r>
            <w:r w:rsidRPr="008428D8">
              <w:rPr>
                <w:rStyle w:val="apple-converted-space"/>
                <w:rFonts w:cs="Segoe UI"/>
                <w:color w:val="000000"/>
                <w:shd w:val="clear" w:color="auto" w:fill="FFFFFF"/>
              </w:rPr>
              <w:t> </w:t>
            </w:r>
            <w:r w:rsidRPr="008428D8">
              <w:rPr>
                <w:rStyle w:val="Strong"/>
                <w:rFonts w:cs="Segoe UI"/>
                <w:color w:val="000000"/>
                <w:shd w:val="clear" w:color="auto" w:fill="FFFFFF"/>
              </w:rPr>
              <w:t>Fields</w:t>
            </w:r>
            <w:r w:rsidRPr="008428D8">
              <w:rPr>
                <w:rStyle w:val="apple-converted-space"/>
                <w:rFonts w:cs="Segoe UI"/>
                <w:color w:val="000000"/>
                <w:shd w:val="clear" w:color="auto" w:fill="FFFFFF"/>
              </w:rPr>
              <w:t> </w:t>
            </w:r>
            <w:r w:rsidRPr="008428D8">
              <w:rPr>
                <w:rFonts w:cs="Segoe UI"/>
                <w:color w:val="000000"/>
                <w:shd w:val="clear" w:color="auto" w:fill="FFFFFF"/>
              </w:rPr>
              <w:t>pane, where query elements and filters can be dragged onto the</w:t>
            </w:r>
            <w:r w:rsidRPr="008428D8">
              <w:rPr>
                <w:rStyle w:val="apple-converted-space"/>
                <w:rFonts w:cs="Segoe UI"/>
                <w:color w:val="000000"/>
                <w:shd w:val="clear" w:color="auto" w:fill="FFFFFF"/>
              </w:rPr>
              <w:t> </w:t>
            </w:r>
            <w:r w:rsidRPr="008428D8">
              <w:rPr>
                <w:rStyle w:val="Strong"/>
                <w:rFonts w:cs="Segoe UI"/>
                <w:color w:val="000000"/>
                <w:shd w:val="clear" w:color="auto" w:fill="FFFFFF"/>
              </w:rPr>
              <w:t>Report</w:t>
            </w:r>
            <w:r w:rsidRPr="008428D8">
              <w:rPr>
                <w:rStyle w:val="apple-converted-space"/>
                <w:rFonts w:cs="Segoe UI"/>
                <w:color w:val="000000"/>
                <w:shd w:val="clear" w:color="auto" w:fill="FFFFFF"/>
              </w:rPr>
              <w:t> </w:t>
            </w:r>
            <w:r w:rsidRPr="008428D8">
              <w:rPr>
                <w:rFonts w:cs="Segoe UI"/>
                <w:color w:val="000000"/>
                <w:shd w:val="clear" w:color="auto" w:fill="FFFFFF"/>
              </w:rPr>
              <w:t>view, or dragged to the</w:t>
            </w:r>
            <w:r w:rsidRPr="008428D8">
              <w:rPr>
                <w:rStyle w:val="apple-converted-space"/>
                <w:rFonts w:cs="Segoe UI"/>
                <w:color w:val="000000"/>
                <w:shd w:val="clear" w:color="auto" w:fill="FFFFFF"/>
              </w:rPr>
              <w:t> </w:t>
            </w:r>
            <w:r w:rsidRPr="008428D8">
              <w:rPr>
                <w:rStyle w:val="Strong"/>
                <w:rFonts w:cs="Segoe UI"/>
                <w:color w:val="000000"/>
                <w:shd w:val="clear" w:color="auto" w:fill="FFFFFF"/>
              </w:rPr>
              <w:t>Filters</w:t>
            </w:r>
            <w:r w:rsidRPr="008428D8">
              <w:rPr>
                <w:rStyle w:val="apple-converted-space"/>
                <w:rFonts w:cs="Segoe UI"/>
                <w:color w:val="000000"/>
                <w:shd w:val="clear" w:color="auto" w:fill="FFFFFF"/>
              </w:rPr>
              <w:t> </w:t>
            </w:r>
            <w:r w:rsidRPr="008428D8">
              <w:rPr>
                <w:rFonts w:cs="Segoe UI"/>
                <w:color w:val="000000"/>
                <w:shd w:val="clear" w:color="auto" w:fill="FFFFFF"/>
              </w:rPr>
              <w:t>area of the</w:t>
            </w:r>
            <w:r w:rsidRPr="008428D8">
              <w:rPr>
                <w:rStyle w:val="apple-converted-space"/>
                <w:rFonts w:cs="Segoe UI"/>
                <w:color w:val="000000"/>
                <w:shd w:val="clear" w:color="auto" w:fill="FFFFFF"/>
              </w:rPr>
              <w:t> </w:t>
            </w:r>
            <w:r w:rsidRPr="008428D8">
              <w:rPr>
                <w:rStyle w:val="Strong"/>
                <w:rFonts w:cs="Segoe UI"/>
                <w:color w:val="000000"/>
                <w:shd w:val="clear" w:color="auto" w:fill="FFFFFF"/>
              </w:rPr>
              <w:t>Visualizations</w:t>
            </w:r>
            <w:r w:rsidRPr="008428D8">
              <w:rPr>
                <w:rStyle w:val="apple-converted-space"/>
                <w:rFonts w:cs="Segoe UI"/>
                <w:color w:val="000000"/>
                <w:shd w:val="clear" w:color="auto" w:fill="FFFFFF"/>
              </w:rPr>
              <w:t> </w:t>
            </w:r>
            <w:r w:rsidRPr="008428D8">
              <w:rPr>
                <w:rFonts w:cs="Segoe UI"/>
                <w:color w:val="000000"/>
                <w:shd w:val="clear" w:color="auto" w:fill="FFFFFF"/>
              </w:rPr>
              <w:t>pane</w:t>
            </w:r>
          </w:p>
        </w:tc>
        <w:tc>
          <w:tcPr>
            <w:tcW w:w="8455" w:type="dxa"/>
          </w:tcPr>
          <w:p w14:paraId="27DEB288" w14:textId="7CE4AB90" w:rsidR="00BB268D" w:rsidRDefault="00BB268D" w:rsidP="00A4629A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B96BDC7" wp14:editId="10FB6EE9">
                  <wp:extent cx="5222875" cy="3655695"/>
                  <wp:effectExtent l="0" t="0" r="0" b="1905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22875" cy="36556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5621F" w14:paraId="0E65CFC1" w14:textId="77777777" w:rsidTr="00D129DC">
        <w:tc>
          <w:tcPr>
            <w:tcW w:w="4495" w:type="dxa"/>
          </w:tcPr>
          <w:p w14:paraId="548B5288" w14:textId="77777777" w:rsidR="00A943E9" w:rsidRDefault="00A943E9" w:rsidP="0094420B">
            <w:pPr>
              <w:pStyle w:val="ListParagraph"/>
              <w:numPr>
                <w:ilvl w:val="0"/>
                <w:numId w:val="3"/>
              </w:numPr>
              <w:spacing w:before="0" w:after="0"/>
              <w:contextualSpacing/>
            </w:pPr>
            <w:r>
              <w:t>This opens Power BI Desktop</w:t>
            </w:r>
          </w:p>
          <w:p w14:paraId="7FEA1B6C" w14:textId="77777777" w:rsidR="00A943E9" w:rsidRDefault="00A943E9" w:rsidP="0094420B">
            <w:pPr>
              <w:pStyle w:val="ListParagraph"/>
              <w:numPr>
                <w:ilvl w:val="0"/>
                <w:numId w:val="3"/>
              </w:numPr>
              <w:spacing w:before="0" w:after="0"/>
              <w:contextualSpacing/>
            </w:pPr>
            <w:r>
              <w:t>Notice in the ribbon under Home, there are following categorization</w:t>
            </w:r>
          </w:p>
          <w:p w14:paraId="532AED47" w14:textId="77777777" w:rsidR="00A943E9" w:rsidRDefault="00A943E9" w:rsidP="0094420B">
            <w:pPr>
              <w:pStyle w:val="ListParagraph"/>
              <w:numPr>
                <w:ilvl w:val="1"/>
                <w:numId w:val="2"/>
              </w:numPr>
              <w:spacing w:before="0" w:after="0"/>
              <w:contextualSpacing/>
            </w:pPr>
            <w:r>
              <w:t>Clipboard</w:t>
            </w:r>
          </w:p>
          <w:p w14:paraId="30DD9E20" w14:textId="77777777" w:rsidR="00A943E9" w:rsidRDefault="00A943E9" w:rsidP="0094420B">
            <w:pPr>
              <w:pStyle w:val="ListParagraph"/>
              <w:numPr>
                <w:ilvl w:val="1"/>
                <w:numId w:val="2"/>
              </w:numPr>
              <w:spacing w:before="0" w:after="0"/>
              <w:contextualSpacing/>
            </w:pPr>
            <w:r>
              <w:t>External Data: This section is equivalent to Power Query for Excel. It is used to connect to various data sources and transform data</w:t>
            </w:r>
          </w:p>
          <w:p w14:paraId="41080997" w14:textId="77777777" w:rsidR="00A943E9" w:rsidRDefault="00A943E9" w:rsidP="0094420B">
            <w:pPr>
              <w:pStyle w:val="ListParagraph"/>
              <w:numPr>
                <w:ilvl w:val="1"/>
                <w:numId w:val="2"/>
              </w:numPr>
              <w:spacing w:before="0" w:after="0"/>
              <w:contextualSpacing/>
            </w:pPr>
            <w:r>
              <w:t xml:space="preserve">Insert: Used to create elements in the report. </w:t>
            </w:r>
            <w:proofErr w:type="gramStart"/>
            <w:r>
              <w:t>Similar to</w:t>
            </w:r>
            <w:proofErr w:type="gramEnd"/>
            <w:r>
              <w:t xml:space="preserve"> Power View for Excel</w:t>
            </w:r>
          </w:p>
          <w:p w14:paraId="7185110A" w14:textId="77777777" w:rsidR="00A943E9" w:rsidRDefault="00A943E9" w:rsidP="0094420B">
            <w:pPr>
              <w:pStyle w:val="ListParagraph"/>
              <w:numPr>
                <w:ilvl w:val="1"/>
                <w:numId w:val="2"/>
              </w:numPr>
              <w:spacing w:before="0" w:after="0"/>
              <w:contextualSpacing/>
            </w:pPr>
            <w:r>
              <w:lastRenderedPageBreak/>
              <w:t>View: This section is used to customize Page View</w:t>
            </w:r>
          </w:p>
          <w:p w14:paraId="18EB97DC" w14:textId="375D75FA" w:rsidR="00A943E9" w:rsidRDefault="00A943E9" w:rsidP="0094420B">
            <w:pPr>
              <w:pStyle w:val="ListParagraph"/>
              <w:numPr>
                <w:ilvl w:val="1"/>
                <w:numId w:val="2"/>
              </w:numPr>
              <w:spacing w:before="0" w:after="0"/>
              <w:contextualSpacing/>
            </w:pPr>
            <w:r>
              <w:t xml:space="preserve">Relationships: This section is used to create/edit relationships in the data model. It’s </w:t>
            </w:r>
            <w:proofErr w:type="gramStart"/>
            <w:r>
              <w:t>similar to</w:t>
            </w:r>
            <w:proofErr w:type="gramEnd"/>
            <w:r>
              <w:t xml:space="preserve"> Power Pivot for Excel</w:t>
            </w:r>
          </w:p>
          <w:p w14:paraId="212D83B4" w14:textId="77777777" w:rsidR="00A943E9" w:rsidRDefault="00A943E9" w:rsidP="0094420B">
            <w:pPr>
              <w:pStyle w:val="ListParagraph"/>
              <w:numPr>
                <w:ilvl w:val="1"/>
                <w:numId w:val="2"/>
              </w:numPr>
              <w:spacing w:before="0" w:after="0"/>
              <w:contextualSpacing/>
            </w:pPr>
            <w:r>
              <w:t xml:space="preserve">Calculations: This section is used to create/edit measures and calculated columns. It’s </w:t>
            </w:r>
            <w:proofErr w:type="gramStart"/>
            <w:r>
              <w:t>similar to</w:t>
            </w:r>
            <w:proofErr w:type="gramEnd"/>
            <w:r>
              <w:t xml:space="preserve"> Power Pivot for Excel</w:t>
            </w:r>
          </w:p>
          <w:p w14:paraId="6A224D61" w14:textId="77777777" w:rsidR="00A943E9" w:rsidRDefault="00A943E9" w:rsidP="0094420B">
            <w:pPr>
              <w:pStyle w:val="ListParagraph"/>
              <w:numPr>
                <w:ilvl w:val="1"/>
                <w:numId w:val="2"/>
              </w:numPr>
              <w:spacing w:before="0" w:after="0"/>
              <w:contextualSpacing/>
            </w:pPr>
            <w:r>
              <w:t>Share: This is used to Publish data model to Power BI Service</w:t>
            </w:r>
          </w:p>
          <w:p w14:paraId="40FF7CE5" w14:textId="77777777" w:rsidR="00A943E9" w:rsidRDefault="00A943E9" w:rsidP="0094420B">
            <w:pPr>
              <w:pStyle w:val="ListParagraph"/>
              <w:numPr>
                <w:ilvl w:val="0"/>
                <w:numId w:val="3"/>
              </w:numPr>
              <w:spacing w:before="0" w:after="0"/>
              <w:contextualSpacing/>
            </w:pPr>
            <w:r>
              <w:t>Notice on the left panel, there is reports, data and relationship sections. These views provide capability to view data and relationships between tables</w:t>
            </w:r>
          </w:p>
          <w:p w14:paraId="19F15C8B" w14:textId="77777777" w:rsidR="00A943E9" w:rsidRDefault="00A943E9" w:rsidP="0094420B">
            <w:pPr>
              <w:pStyle w:val="ListParagraph"/>
              <w:numPr>
                <w:ilvl w:val="0"/>
                <w:numId w:val="3"/>
              </w:numPr>
              <w:spacing w:before="0" w:after="0"/>
              <w:contextualSpacing/>
            </w:pPr>
            <w:r>
              <w:t>The center panel is the canvas used to create visuals or view data</w:t>
            </w:r>
          </w:p>
          <w:p w14:paraId="05901BD5" w14:textId="77777777" w:rsidR="00A4629A" w:rsidRDefault="00A943E9" w:rsidP="0094420B">
            <w:pPr>
              <w:pStyle w:val="ListParagraph"/>
              <w:numPr>
                <w:ilvl w:val="0"/>
                <w:numId w:val="3"/>
              </w:numPr>
              <w:spacing w:before="0" w:after="0"/>
              <w:contextualSpacing/>
            </w:pPr>
            <w:r>
              <w:t>Right panel is used to add/edit report elements</w:t>
            </w:r>
          </w:p>
          <w:p w14:paraId="562AC7F5" w14:textId="59F3C48F" w:rsidR="003D4698" w:rsidRDefault="003D4698" w:rsidP="0094420B">
            <w:pPr>
              <w:pStyle w:val="ListParagraph"/>
              <w:numPr>
                <w:ilvl w:val="0"/>
                <w:numId w:val="3"/>
              </w:numPr>
              <w:spacing w:before="0" w:after="0"/>
              <w:contextualSpacing/>
            </w:pPr>
            <w:r>
              <w:t>Also notice the Modeling ribbon option, that provides option to Add Columns, Add Measures and other modeling options</w:t>
            </w:r>
          </w:p>
        </w:tc>
        <w:tc>
          <w:tcPr>
            <w:tcW w:w="8455" w:type="dxa"/>
          </w:tcPr>
          <w:p w14:paraId="4245E4C2" w14:textId="389A2E2E" w:rsidR="00A4629A" w:rsidRDefault="003D4698" w:rsidP="00A4629A">
            <w:r>
              <w:rPr>
                <w:noProof/>
              </w:rPr>
              <w:lastRenderedPageBreak/>
              <w:drawing>
                <wp:inline distT="0" distB="0" distL="0" distR="0" wp14:anchorId="0DEA6F29" wp14:editId="75B72034">
                  <wp:extent cx="5222875" cy="978535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22875" cy="9785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5621F" w14:paraId="1294CF08" w14:textId="77777777" w:rsidTr="00D129DC">
        <w:tc>
          <w:tcPr>
            <w:tcW w:w="4495" w:type="dxa"/>
          </w:tcPr>
          <w:p w14:paraId="3934114D" w14:textId="12B3DF4F" w:rsidR="00264731" w:rsidRDefault="00264731" w:rsidP="0094420B">
            <w:pPr>
              <w:pStyle w:val="ListParagraph"/>
              <w:numPr>
                <w:ilvl w:val="0"/>
                <w:numId w:val="3"/>
              </w:numPr>
              <w:spacing w:before="0" w:after="0"/>
              <w:contextualSpacing/>
            </w:pPr>
            <w:r>
              <w:lastRenderedPageBreak/>
              <w:t>From the ribbon select Home -&gt; Get Data -&gt; More…</w:t>
            </w:r>
          </w:p>
          <w:p w14:paraId="062D2C79" w14:textId="1018178C" w:rsidR="00264731" w:rsidRDefault="00264731" w:rsidP="0094420B">
            <w:pPr>
              <w:pStyle w:val="ListParagraph"/>
              <w:numPr>
                <w:ilvl w:val="0"/>
                <w:numId w:val="3"/>
              </w:numPr>
              <w:spacing w:before="0" w:after="0"/>
              <w:contextualSpacing/>
            </w:pPr>
            <w:r>
              <w:t>Talk about the variety of sources that are supported</w:t>
            </w:r>
          </w:p>
          <w:p w14:paraId="074C1ED8" w14:textId="1442CD6C" w:rsidR="00264731" w:rsidRDefault="00264731" w:rsidP="0094420B">
            <w:pPr>
              <w:pStyle w:val="ListParagraph"/>
              <w:numPr>
                <w:ilvl w:val="0"/>
                <w:numId w:val="4"/>
              </w:numPr>
              <w:spacing w:before="0" w:after="0"/>
              <w:contextualSpacing/>
            </w:pPr>
            <w:r>
              <w:t>File</w:t>
            </w:r>
          </w:p>
          <w:p w14:paraId="61CF61DA" w14:textId="52E21A6B" w:rsidR="00264731" w:rsidRDefault="00264731" w:rsidP="0094420B">
            <w:pPr>
              <w:pStyle w:val="ListParagraph"/>
              <w:numPr>
                <w:ilvl w:val="0"/>
                <w:numId w:val="4"/>
              </w:numPr>
              <w:spacing w:before="0" w:after="0"/>
              <w:contextualSpacing/>
            </w:pPr>
            <w:r>
              <w:t>Database</w:t>
            </w:r>
          </w:p>
          <w:p w14:paraId="471C5FCD" w14:textId="7DDD48BE" w:rsidR="00264731" w:rsidRDefault="00264731" w:rsidP="0094420B">
            <w:pPr>
              <w:pStyle w:val="ListParagraph"/>
              <w:numPr>
                <w:ilvl w:val="0"/>
                <w:numId w:val="4"/>
              </w:numPr>
              <w:spacing w:before="0" w:after="0"/>
              <w:contextualSpacing/>
            </w:pPr>
            <w:r>
              <w:t>Azure</w:t>
            </w:r>
          </w:p>
          <w:p w14:paraId="2D3C9850" w14:textId="6CC6B5D5" w:rsidR="00264731" w:rsidRDefault="00264731" w:rsidP="0094420B">
            <w:pPr>
              <w:pStyle w:val="ListParagraph"/>
              <w:numPr>
                <w:ilvl w:val="0"/>
                <w:numId w:val="4"/>
              </w:numPr>
              <w:spacing w:before="0" w:after="0"/>
              <w:contextualSpacing/>
            </w:pPr>
            <w:r>
              <w:t>Other</w:t>
            </w:r>
          </w:p>
          <w:p w14:paraId="72DFDA74" w14:textId="39D70E9E" w:rsidR="00A4629A" w:rsidRDefault="00A4629A" w:rsidP="00A4629A"/>
        </w:tc>
        <w:tc>
          <w:tcPr>
            <w:tcW w:w="8455" w:type="dxa"/>
          </w:tcPr>
          <w:p w14:paraId="10CC8EF4" w14:textId="6F06DC7D" w:rsidR="00A4629A" w:rsidRDefault="00264731" w:rsidP="00A4629A">
            <w:r>
              <w:rPr>
                <w:noProof/>
              </w:rPr>
              <w:drawing>
                <wp:inline distT="0" distB="0" distL="0" distR="0" wp14:anchorId="7545A4EA" wp14:editId="71C83738">
                  <wp:extent cx="4783455" cy="3490267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08576" cy="35085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5621F" w14:paraId="44189040" w14:textId="77777777" w:rsidTr="00D129DC">
        <w:tc>
          <w:tcPr>
            <w:tcW w:w="4495" w:type="dxa"/>
          </w:tcPr>
          <w:p w14:paraId="657EEA67" w14:textId="34F73FAC" w:rsidR="00B24D68" w:rsidRDefault="00B24D68" w:rsidP="0094420B">
            <w:pPr>
              <w:pStyle w:val="ListParagraph"/>
              <w:numPr>
                <w:ilvl w:val="0"/>
                <w:numId w:val="3"/>
              </w:numPr>
              <w:spacing w:before="0" w:after="0"/>
              <w:contextualSpacing/>
            </w:pPr>
            <w:r>
              <w:t xml:space="preserve">Switch to </w:t>
            </w:r>
            <w:proofErr w:type="spellStart"/>
            <w:r w:rsidRPr="00FA6EDB">
              <w:t>VanArsdel</w:t>
            </w:r>
            <w:proofErr w:type="spellEnd"/>
            <w:r w:rsidRPr="00FA6EDB">
              <w:t xml:space="preserve"> </w:t>
            </w:r>
            <w:proofErr w:type="spellStart"/>
            <w:r w:rsidR="000C27FC" w:rsidRPr="00FA6EDB">
              <w:t>Performance</w:t>
            </w:r>
            <w:r w:rsidR="000C27FC">
              <w:t>.pbix</w:t>
            </w:r>
            <w:proofErr w:type="spellEnd"/>
            <w:r w:rsidR="000C27FC">
              <w:t xml:space="preserve"> window</w:t>
            </w:r>
            <w:r>
              <w:t xml:space="preserve"> (opened in Pre-Demo step 1)</w:t>
            </w:r>
          </w:p>
          <w:p w14:paraId="52C2CBA0" w14:textId="51633B34" w:rsidR="00A4629A" w:rsidRDefault="00B24D68" w:rsidP="0094420B">
            <w:pPr>
              <w:pStyle w:val="ListParagraph"/>
              <w:numPr>
                <w:ilvl w:val="0"/>
                <w:numId w:val="3"/>
              </w:numPr>
              <w:spacing w:before="0" w:after="0"/>
              <w:contextualSpacing/>
            </w:pPr>
            <w:r>
              <w:t>Click on Home -&gt; Edit Queries</w:t>
            </w:r>
            <w:r w:rsidR="008F4891">
              <w:t xml:space="preserve"> to open Query Editor</w:t>
            </w:r>
          </w:p>
          <w:p w14:paraId="35BC35C0" w14:textId="77777777" w:rsidR="00D3432C" w:rsidRDefault="00D3432C" w:rsidP="0094420B">
            <w:pPr>
              <w:pStyle w:val="ListParagraph"/>
              <w:numPr>
                <w:ilvl w:val="0"/>
                <w:numId w:val="3"/>
              </w:numPr>
              <w:spacing w:before="0" w:after="0"/>
              <w:contextualSpacing/>
            </w:pPr>
            <w:r>
              <w:t>4 queries are created from the 4 worksheets in Excel source</w:t>
            </w:r>
          </w:p>
          <w:p w14:paraId="638A1475" w14:textId="77777777" w:rsidR="00D3432C" w:rsidRDefault="00D3432C" w:rsidP="0094420B">
            <w:pPr>
              <w:pStyle w:val="ListParagraph"/>
              <w:numPr>
                <w:ilvl w:val="0"/>
                <w:numId w:val="3"/>
              </w:numPr>
              <w:spacing w:before="0" w:after="0"/>
              <w:contextualSpacing/>
            </w:pPr>
            <w:r>
              <w:t>There are data preparation and transformation options</w:t>
            </w:r>
          </w:p>
          <w:p w14:paraId="03C5EDAF" w14:textId="5846690B" w:rsidR="00D3432C" w:rsidRDefault="00D3432C" w:rsidP="0094420B">
            <w:pPr>
              <w:pStyle w:val="ListParagraph"/>
              <w:numPr>
                <w:ilvl w:val="0"/>
                <w:numId w:val="5"/>
              </w:numPr>
              <w:spacing w:before="0" w:after="0"/>
              <w:contextualSpacing/>
            </w:pPr>
            <w:r>
              <w:t>Add/Delete Columns</w:t>
            </w:r>
            <w:r w:rsidR="00284D24">
              <w:t xml:space="preserve"> and Rows</w:t>
            </w:r>
          </w:p>
          <w:p w14:paraId="7AF26DA3" w14:textId="77777777" w:rsidR="00D3432C" w:rsidRDefault="00D3432C" w:rsidP="0094420B">
            <w:pPr>
              <w:pStyle w:val="ListParagraph"/>
              <w:numPr>
                <w:ilvl w:val="0"/>
                <w:numId w:val="5"/>
              </w:numPr>
              <w:spacing w:before="0" w:after="0"/>
              <w:contextualSpacing/>
            </w:pPr>
            <w:r>
              <w:t>Change Data Type</w:t>
            </w:r>
          </w:p>
          <w:p w14:paraId="7561B6AE" w14:textId="77777777" w:rsidR="00D3432C" w:rsidRDefault="00D3432C" w:rsidP="0094420B">
            <w:pPr>
              <w:pStyle w:val="ListParagraph"/>
              <w:numPr>
                <w:ilvl w:val="0"/>
                <w:numId w:val="5"/>
              </w:numPr>
              <w:spacing w:before="0" w:after="0"/>
              <w:contextualSpacing/>
            </w:pPr>
            <w:r>
              <w:t>Merge Queries</w:t>
            </w:r>
          </w:p>
          <w:p w14:paraId="6283138F" w14:textId="097BF570" w:rsidR="008F4891" w:rsidRDefault="00D3432C" w:rsidP="0094420B">
            <w:pPr>
              <w:pStyle w:val="ListParagraph"/>
              <w:numPr>
                <w:ilvl w:val="0"/>
                <w:numId w:val="5"/>
              </w:numPr>
              <w:spacing w:before="0" w:after="0"/>
              <w:contextualSpacing/>
            </w:pPr>
            <w:r>
              <w:t>Append Queries</w:t>
            </w:r>
          </w:p>
          <w:p w14:paraId="73836D6D" w14:textId="7715DE18" w:rsidR="00284D24" w:rsidRDefault="00284D24" w:rsidP="0094420B">
            <w:pPr>
              <w:pStyle w:val="ListParagraph"/>
              <w:numPr>
                <w:ilvl w:val="0"/>
                <w:numId w:val="3"/>
              </w:numPr>
              <w:spacing w:before="0" w:after="0"/>
              <w:contextualSpacing/>
            </w:pPr>
            <w:r>
              <w:t xml:space="preserve">Talk about </w:t>
            </w:r>
            <w:r w:rsidR="00AB0531">
              <w:t>APPLIED STEPS</w:t>
            </w:r>
          </w:p>
          <w:p w14:paraId="71D715B5" w14:textId="63F3CEF8" w:rsidR="008F4891" w:rsidRDefault="008F4891" w:rsidP="0094420B">
            <w:pPr>
              <w:pStyle w:val="ListParagraph"/>
              <w:numPr>
                <w:ilvl w:val="0"/>
                <w:numId w:val="3"/>
              </w:numPr>
              <w:spacing w:before="0" w:after="0"/>
              <w:contextualSpacing/>
            </w:pPr>
            <w:r>
              <w:lastRenderedPageBreak/>
              <w:t>Close Query Editor</w:t>
            </w:r>
            <w:r w:rsidR="000C27FC">
              <w:t xml:space="preserve"> window</w:t>
            </w:r>
          </w:p>
        </w:tc>
        <w:tc>
          <w:tcPr>
            <w:tcW w:w="8455" w:type="dxa"/>
          </w:tcPr>
          <w:p w14:paraId="6368BC9C" w14:textId="1DEF2FC0" w:rsidR="00A4629A" w:rsidRDefault="00284D24" w:rsidP="00A4629A">
            <w:r>
              <w:rPr>
                <w:noProof/>
              </w:rPr>
              <w:lastRenderedPageBreak/>
              <w:drawing>
                <wp:inline distT="0" distB="0" distL="0" distR="0" wp14:anchorId="7C079D02" wp14:editId="2FBCAA67">
                  <wp:extent cx="5086350" cy="1188777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18925" cy="1196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5621F" w14:paraId="0277EE99" w14:textId="77777777" w:rsidTr="00D129DC">
        <w:tc>
          <w:tcPr>
            <w:tcW w:w="4495" w:type="dxa"/>
          </w:tcPr>
          <w:p w14:paraId="677EB211" w14:textId="77777777" w:rsidR="00A4629A" w:rsidRDefault="000C27FC" w:rsidP="0094420B">
            <w:pPr>
              <w:pStyle w:val="ListParagraph"/>
              <w:numPr>
                <w:ilvl w:val="0"/>
                <w:numId w:val="3"/>
              </w:numPr>
              <w:spacing w:before="0" w:after="0"/>
              <w:contextualSpacing/>
            </w:pPr>
            <w:r>
              <w:t xml:space="preserve">Navigate back to Page 1 of </w:t>
            </w:r>
            <w:proofErr w:type="spellStart"/>
            <w:r w:rsidRPr="00FA6EDB">
              <w:t>VanArsdel</w:t>
            </w:r>
            <w:proofErr w:type="spellEnd"/>
            <w:r w:rsidRPr="00FA6EDB">
              <w:t xml:space="preserve"> </w:t>
            </w:r>
            <w:proofErr w:type="spellStart"/>
            <w:r w:rsidRPr="00FA6EDB">
              <w:t>Performance</w:t>
            </w:r>
            <w:r>
              <w:t>.pbix</w:t>
            </w:r>
            <w:proofErr w:type="spellEnd"/>
          </w:p>
          <w:p w14:paraId="344B0F4F" w14:textId="2A9279E9" w:rsidR="000C27FC" w:rsidRDefault="000C27FC" w:rsidP="0094420B">
            <w:pPr>
              <w:pStyle w:val="ListParagraph"/>
              <w:numPr>
                <w:ilvl w:val="0"/>
                <w:numId w:val="3"/>
              </w:numPr>
              <w:spacing w:before="0" w:after="0"/>
              <w:contextualSpacing/>
            </w:pPr>
            <w:r>
              <w:t>Report is used to analyze performanc</w:t>
            </w:r>
            <w:r w:rsidR="006607AE">
              <w:t>e of Manufacturers by year</w:t>
            </w:r>
          </w:p>
          <w:p w14:paraId="3F96424C" w14:textId="1ABD22C0" w:rsidR="006607AE" w:rsidRDefault="006607AE" w:rsidP="0094420B">
            <w:pPr>
              <w:pStyle w:val="ListParagraph"/>
              <w:numPr>
                <w:ilvl w:val="0"/>
                <w:numId w:val="3"/>
              </w:numPr>
              <w:spacing w:before="0" w:after="0"/>
              <w:contextualSpacing/>
            </w:pPr>
            <w:r>
              <w:t>Talk about the different visualization charts</w:t>
            </w:r>
          </w:p>
          <w:p w14:paraId="00B25532" w14:textId="77777777" w:rsidR="000C27FC" w:rsidRDefault="006607AE" w:rsidP="0094420B">
            <w:pPr>
              <w:pStyle w:val="ListParagraph"/>
              <w:numPr>
                <w:ilvl w:val="0"/>
                <w:numId w:val="3"/>
              </w:numPr>
              <w:spacing w:before="0" w:after="0"/>
              <w:contextualSpacing/>
            </w:pPr>
            <w:r>
              <w:t>In the Donut chart click on Moderation segment</w:t>
            </w:r>
          </w:p>
          <w:p w14:paraId="01C18A41" w14:textId="77777777" w:rsidR="006607AE" w:rsidRDefault="006607AE" w:rsidP="0094420B">
            <w:pPr>
              <w:pStyle w:val="ListParagraph"/>
              <w:numPr>
                <w:ilvl w:val="0"/>
                <w:numId w:val="3"/>
              </w:numPr>
              <w:spacing w:before="0" w:after="0"/>
              <w:contextualSpacing/>
            </w:pPr>
            <w:r>
              <w:t xml:space="preserve">Notice in Revenue by Manufacturer </w:t>
            </w:r>
            <w:proofErr w:type="spellStart"/>
            <w:r>
              <w:t>treemap</w:t>
            </w:r>
            <w:proofErr w:type="spellEnd"/>
            <w:r>
              <w:t xml:space="preserve">, Moderation forms a huge percent of </w:t>
            </w:r>
            <w:proofErr w:type="spellStart"/>
            <w:r>
              <w:t>VanArsdel’s</w:t>
            </w:r>
            <w:proofErr w:type="spellEnd"/>
            <w:r>
              <w:t xml:space="preserve"> sales</w:t>
            </w:r>
          </w:p>
          <w:p w14:paraId="1A8BF1B8" w14:textId="555BEB1D" w:rsidR="006607AE" w:rsidRDefault="006607AE" w:rsidP="0094420B">
            <w:pPr>
              <w:pStyle w:val="ListParagraph"/>
              <w:numPr>
                <w:ilvl w:val="0"/>
                <w:numId w:val="3"/>
              </w:numPr>
              <w:spacing w:before="0" w:after="0"/>
              <w:contextualSpacing/>
            </w:pPr>
            <w:r>
              <w:t xml:space="preserve">Also notice in the Column and Line chart, </w:t>
            </w:r>
            <w:proofErr w:type="spellStart"/>
            <w:r>
              <w:t>VanArsdel</w:t>
            </w:r>
            <w:proofErr w:type="spellEnd"/>
            <w:r>
              <w:t xml:space="preserve"> sales is a big player. </w:t>
            </w:r>
            <w:r w:rsidR="00745EEB">
              <w:t>Its</w:t>
            </w:r>
            <w:r>
              <w:t xml:space="preserve"> sales </w:t>
            </w:r>
            <w:proofErr w:type="gramStart"/>
            <w:r w:rsidR="00295CEA">
              <w:t>is</w:t>
            </w:r>
            <w:proofErr w:type="gramEnd"/>
            <w:r>
              <w:t xml:space="preserve"> a high percent of the sales each month</w:t>
            </w:r>
          </w:p>
          <w:p w14:paraId="7D62D072" w14:textId="2DD47F0D" w:rsidR="006607AE" w:rsidRDefault="006607AE" w:rsidP="0094420B">
            <w:pPr>
              <w:pStyle w:val="ListParagraph"/>
              <w:numPr>
                <w:ilvl w:val="0"/>
                <w:numId w:val="3"/>
              </w:numPr>
              <w:spacing w:before="0" w:after="0"/>
              <w:contextualSpacing/>
            </w:pPr>
            <w:r>
              <w:t>Click on Moderation in Donut chart to remove the slicer</w:t>
            </w:r>
          </w:p>
        </w:tc>
        <w:tc>
          <w:tcPr>
            <w:tcW w:w="8455" w:type="dxa"/>
          </w:tcPr>
          <w:p w14:paraId="52E3A684" w14:textId="539B1AC1" w:rsidR="00A4629A" w:rsidRDefault="00662893" w:rsidP="00A4629A">
            <w:r>
              <w:rPr>
                <w:noProof/>
              </w:rPr>
              <w:drawing>
                <wp:inline distT="0" distB="0" distL="0" distR="0" wp14:anchorId="005E39C1" wp14:editId="39DA5A36">
                  <wp:extent cx="5222875" cy="3096895"/>
                  <wp:effectExtent l="0" t="0" r="0" b="8255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22875" cy="3096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5621F" w14:paraId="09679654" w14:textId="77777777" w:rsidTr="00D129DC">
        <w:tc>
          <w:tcPr>
            <w:tcW w:w="4495" w:type="dxa"/>
          </w:tcPr>
          <w:p w14:paraId="7F2A9903" w14:textId="50FE869E" w:rsidR="006607AE" w:rsidRDefault="006607AE" w:rsidP="0094420B">
            <w:pPr>
              <w:pStyle w:val="ListParagraph"/>
              <w:numPr>
                <w:ilvl w:val="0"/>
                <w:numId w:val="3"/>
              </w:numPr>
              <w:spacing w:before="0" w:after="0"/>
              <w:contextualSpacing/>
            </w:pPr>
            <w:r>
              <w:t>Notice that Sales in Jan and Feb is low compared t</w:t>
            </w:r>
            <w:r w:rsidR="001A7BFD">
              <w:t>o other months for the year 201</w:t>
            </w:r>
            <w:r w:rsidR="00662893">
              <w:t>7</w:t>
            </w:r>
          </w:p>
          <w:p w14:paraId="367C99D0" w14:textId="0508CD6D" w:rsidR="006607AE" w:rsidRDefault="006607AE" w:rsidP="0094420B">
            <w:pPr>
              <w:pStyle w:val="ListParagraph"/>
              <w:numPr>
                <w:ilvl w:val="0"/>
                <w:numId w:val="3"/>
              </w:numPr>
              <w:spacing w:before="0" w:after="0"/>
              <w:contextualSpacing/>
            </w:pPr>
            <w:r>
              <w:t xml:space="preserve">In the Year slicer, </w:t>
            </w:r>
            <w:r w:rsidR="001A7BFD">
              <w:t>change the filter to 201</w:t>
            </w:r>
            <w:r w:rsidR="00662893">
              <w:t>6</w:t>
            </w:r>
          </w:p>
          <w:p w14:paraId="0B6795C1" w14:textId="41DABE6A" w:rsidR="00A4629A" w:rsidRDefault="006607AE" w:rsidP="0094420B">
            <w:pPr>
              <w:pStyle w:val="ListParagraph"/>
              <w:numPr>
                <w:ilvl w:val="0"/>
                <w:numId w:val="3"/>
              </w:numPr>
              <w:spacing w:before="0" w:after="0"/>
              <w:contextualSpacing/>
            </w:pPr>
            <w:r>
              <w:t>Notice sales in Jan and Feb is low in 201</w:t>
            </w:r>
            <w:r w:rsidR="00662893">
              <w:t>6</w:t>
            </w:r>
            <w:r>
              <w:t xml:space="preserve"> as well. </w:t>
            </w:r>
          </w:p>
          <w:p w14:paraId="3652F6B2" w14:textId="77777777" w:rsidR="006607AE" w:rsidRDefault="009014E9" w:rsidP="0094420B">
            <w:pPr>
              <w:pStyle w:val="ListParagraph"/>
              <w:numPr>
                <w:ilvl w:val="0"/>
                <w:numId w:val="3"/>
              </w:numPr>
              <w:spacing w:before="0" w:after="0"/>
              <w:contextualSpacing/>
            </w:pPr>
            <w:r>
              <w:t>Looks</w:t>
            </w:r>
            <w:r w:rsidR="006607AE">
              <w:t xml:space="preserve"> like Sales is low durin</w:t>
            </w:r>
            <w:r w:rsidR="00917EB1">
              <w:t xml:space="preserve">g the first couple of months every </w:t>
            </w:r>
            <w:r w:rsidR="006607AE">
              <w:t>year</w:t>
            </w:r>
          </w:p>
          <w:p w14:paraId="6BDE6EDD" w14:textId="77777777" w:rsidR="00402B08" w:rsidRDefault="00402B08" w:rsidP="00402B08">
            <w:pPr>
              <w:spacing w:before="0" w:after="0"/>
              <w:contextualSpacing/>
            </w:pPr>
          </w:p>
          <w:p w14:paraId="4DF553BE" w14:textId="77777777" w:rsidR="00402B08" w:rsidRDefault="00402B08" w:rsidP="00402B08">
            <w:pPr>
              <w:spacing w:before="0" w:after="0"/>
              <w:contextualSpacing/>
            </w:pPr>
          </w:p>
          <w:p w14:paraId="5E166FE0" w14:textId="77777777" w:rsidR="00402B08" w:rsidRDefault="00402B08" w:rsidP="00402B08">
            <w:pPr>
              <w:spacing w:before="0" w:after="0"/>
              <w:contextualSpacing/>
            </w:pPr>
          </w:p>
          <w:p w14:paraId="222455F8" w14:textId="77777777" w:rsidR="00402B08" w:rsidRDefault="00402B08" w:rsidP="00402B08">
            <w:pPr>
              <w:spacing w:before="0" w:after="0"/>
              <w:contextualSpacing/>
            </w:pPr>
          </w:p>
          <w:p w14:paraId="4E09127D" w14:textId="3662C59C" w:rsidR="00402B08" w:rsidRDefault="00402B08" w:rsidP="00402B08">
            <w:pPr>
              <w:spacing w:before="0" w:after="0"/>
              <w:contextualSpacing/>
            </w:pPr>
          </w:p>
        </w:tc>
        <w:tc>
          <w:tcPr>
            <w:tcW w:w="8455" w:type="dxa"/>
          </w:tcPr>
          <w:p w14:paraId="4D171403" w14:textId="4C003A86" w:rsidR="00A4629A" w:rsidRDefault="003028EB" w:rsidP="00A4629A">
            <w:r>
              <w:rPr>
                <w:noProof/>
              </w:rPr>
              <w:drawing>
                <wp:inline distT="0" distB="0" distL="0" distR="0" wp14:anchorId="3FD205B0" wp14:editId="1A686FA4">
                  <wp:extent cx="4095750" cy="1945046"/>
                  <wp:effectExtent l="0" t="0" r="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97902" cy="19460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72A71" w14:paraId="0C5426AD" w14:textId="77777777" w:rsidTr="00D129DC">
        <w:tc>
          <w:tcPr>
            <w:tcW w:w="4495" w:type="dxa"/>
          </w:tcPr>
          <w:p w14:paraId="676B8169" w14:textId="43DFBF82" w:rsidR="00972A71" w:rsidRDefault="00972A71" w:rsidP="0094420B">
            <w:pPr>
              <w:pStyle w:val="ListParagraph"/>
              <w:numPr>
                <w:ilvl w:val="0"/>
                <w:numId w:val="3"/>
              </w:numPr>
              <w:spacing w:before="0" w:after="0"/>
              <w:contextualSpacing/>
            </w:pPr>
            <w:r>
              <w:lastRenderedPageBreak/>
              <w:t>Select the new matrix visual on the bottom right corner</w:t>
            </w:r>
          </w:p>
          <w:p w14:paraId="79C2C83F" w14:textId="716A056E" w:rsidR="00BC1AF4" w:rsidRDefault="00BC1AF4" w:rsidP="0094420B">
            <w:pPr>
              <w:pStyle w:val="ListParagraph"/>
              <w:numPr>
                <w:ilvl w:val="0"/>
                <w:numId w:val="3"/>
              </w:numPr>
              <w:spacing w:before="0" w:after="0"/>
              <w:contextualSpacing/>
            </w:pPr>
            <w:r>
              <w:t>Click on the arrow next to Revenue in the Values section</w:t>
            </w:r>
          </w:p>
          <w:p w14:paraId="54088B20" w14:textId="0B3D34E2" w:rsidR="00972A71" w:rsidRDefault="00972A71" w:rsidP="0094420B">
            <w:pPr>
              <w:pStyle w:val="ListParagraph"/>
              <w:numPr>
                <w:ilvl w:val="0"/>
                <w:numId w:val="3"/>
              </w:numPr>
              <w:spacing w:before="0" w:after="0"/>
              <w:contextualSpacing/>
            </w:pPr>
            <w:r>
              <w:t>Talk about the bar and color scale conditional formatting options available</w:t>
            </w:r>
          </w:p>
        </w:tc>
        <w:tc>
          <w:tcPr>
            <w:tcW w:w="8455" w:type="dxa"/>
          </w:tcPr>
          <w:p w14:paraId="66CE1DA5" w14:textId="73029A65" w:rsidR="00972A71" w:rsidRDefault="00972A71" w:rsidP="00A4629A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5E9FC3E" wp14:editId="5CCB0A35">
                  <wp:extent cx="2688844" cy="2095500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0377" cy="20966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C66C2" w14:paraId="16C16DFD" w14:textId="77777777" w:rsidTr="001C16BA">
        <w:trPr>
          <w:trHeight w:val="2880"/>
        </w:trPr>
        <w:tc>
          <w:tcPr>
            <w:tcW w:w="4495" w:type="dxa"/>
          </w:tcPr>
          <w:p w14:paraId="539C83C5" w14:textId="77777777" w:rsidR="003C66C2" w:rsidRDefault="003C66C2" w:rsidP="0094420B">
            <w:pPr>
              <w:pStyle w:val="ListParagraph"/>
              <w:numPr>
                <w:ilvl w:val="0"/>
                <w:numId w:val="3"/>
              </w:numPr>
              <w:spacing w:before="0" w:after="0"/>
              <w:contextualSpacing/>
            </w:pPr>
            <w:r>
              <w:t>Navigate to Page 2</w:t>
            </w:r>
          </w:p>
          <w:p w14:paraId="4342B12E" w14:textId="34165CD7" w:rsidR="003C66C2" w:rsidRDefault="003C66C2" w:rsidP="0094420B">
            <w:pPr>
              <w:pStyle w:val="ListParagraph"/>
              <w:numPr>
                <w:ilvl w:val="0"/>
                <w:numId w:val="3"/>
              </w:numPr>
              <w:spacing w:before="0" w:after="0"/>
              <w:contextualSpacing/>
            </w:pPr>
            <w:r>
              <w:t xml:space="preserve">Hover over </w:t>
            </w:r>
            <w:r w:rsidR="001C16BA">
              <w:t>Sales Variance</w:t>
            </w:r>
            <w:r>
              <w:t xml:space="preserve"> by State column chart</w:t>
            </w:r>
          </w:p>
          <w:p w14:paraId="7D4C7075" w14:textId="67B65F0D" w:rsidR="003C66C2" w:rsidRDefault="003C66C2" w:rsidP="0094420B">
            <w:pPr>
              <w:pStyle w:val="ListParagraph"/>
              <w:numPr>
                <w:ilvl w:val="0"/>
                <w:numId w:val="3"/>
              </w:numPr>
              <w:spacing w:before="0" w:after="0"/>
              <w:contextualSpacing/>
            </w:pPr>
            <w:r>
              <w:t>Click on the down arrow icon on the top right corner to enable drill functionality</w:t>
            </w:r>
          </w:p>
          <w:p w14:paraId="58422E88" w14:textId="4CE4545E" w:rsidR="003C66C2" w:rsidRDefault="003C66C2" w:rsidP="0094420B">
            <w:pPr>
              <w:pStyle w:val="ListParagraph"/>
              <w:numPr>
                <w:ilvl w:val="0"/>
                <w:numId w:val="3"/>
              </w:numPr>
              <w:spacing w:before="0" w:after="0"/>
              <w:contextualSpacing/>
            </w:pPr>
            <w:r>
              <w:t xml:space="preserve">Click on TX column and notice it displays </w:t>
            </w:r>
            <w:r w:rsidR="001C16BA">
              <w:t>Sales Revenue</w:t>
            </w:r>
            <w:r>
              <w:t xml:space="preserve"> by City for all Texas states</w:t>
            </w:r>
          </w:p>
          <w:p w14:paraId="6986AF4C" w14:textId="25AC2A49" w:rsidR="00CA7AD8" w:rsidRDefault="003C66C2" w:rsidP="000322C3">
            <w:pPr>
              <w:pStyle w:val="ListParagraph"/>
              <w:numPr>
                <w:ilvl w:val="0"/>
                <w:numId w:val="3"/>
              </w:numPr>
              <w:spacing w:before="0" w:after="0"/>
              <w:contextualSpacing/>
            </w:pPr>
            <w:r>
              <w:t>Click back up to the State level and talk about Drill to next level capability</w:t>
            </w:r>
          </w:p>
          <w:p w14:paraId="6B284CB1" w14:textId="77777777" w:rsidR="00CA7AD8" w:rsidRDefault="00CA7AD8" w:rsidP="00CA7AD8">
            <w:pPr>
              <w:spacing w:before="0" w:after="0"/>
              <w:contextualSpacing/>
            </w:pPr>
          </w:p>
          <w:p w14:paraId="6A34223C" w14:textId="77777777" w:rsidR="00CA7AD8" w:rsidRDefault="00CA7AD8" w:rsidP="00CA7AD8">
            <w:pPr>
              <w:spacing w:before="0" w:after="0"/>
              <w:contextualSpacing/>
            </w:pPr>
          </w:p>
          <w:p w14:paraId="0161C101" w14:textId="1766F55B" w:rsidR="00CA7AD8" w:rsidRDefault="00CA7AD8" w:rsidP="00CA7AD8">
            <w:pPr>
              <w:spacing w:before="0" w:after="0"/>
              <w:contextualSpacing/>
            </w:pPr>
          </w:p>
        </w:tc>
        <w:tc>
          <w:tcPr>
            <w:tcW w:w="8455" w:type="dxa"/>
          </w:tcPr>
          <w:p w14:paraId="1E35F33F" w14:textId="391A6265" w:rsidR="003C66C2" w:rsidRDefault="001C16BA" w:rsidP="00A4629A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43DA18C" wp14:editId="0B6B3E12">
                  <wp:extent cx="5222875" cy="1705610"/>
                  <wp:effectExtent l="0" t="0" r="0" b="889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22875" cy="17056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94589" w14:paraId="56899EAA" w14:textId="77777777" w:rsidTr="00D129DC">
        <w:tc>
          <w:tcPr>
            <w:tcW w:w="4495" w:type="dxa"/>
          </w:tcPr>
          <w:p w14:paraId="1B20B8C9" w14:textId="77777777" w:rsidR="00F94589" w:rsidRDefault="00F94589" w:rsidP="00F94589">
            <w:pPr>
              <w:pStyle w:val="ListParagraph"/>
              <w:numPr>
                <w:ilvl w:val="0"/>
                <w:numId w:val="3"/>
              </w:numPr>
              <w:spacing w:before="0" w:after="0"/>
              <w:contextualSpacing/>
            </w:pPr>
            <w:r>
              <w:lastRenderedPageBreak/>
              <w:t>From the ribbon select View</w:t>
            </w:r>
          </w:p>
          <w:p w14:paraId="515DC565" w14:textId="77777777" w:rsidR="00F94589" w:rsidRDefault="00F94589" w:rsidP="00F94589">
            <w:pPr>
              <w:pStyle w:val="ListParagraph"/>
              <w:numPr>
                <w:ilvl w:val="0"/>
                <w:numId w:val="3"/>
              </w:numPr>
              <w:spacing w:before="0" w:after="0"/>
              <w:contextualSpacing/>
            </w:pPr>
            <w:r>
              <w:t>Click on the check boxes next to Show Gridlines and Snap objects to grid</w:t>
            </w:r>
          </w:p>
          <w:p w14:paraId="14045336" w14:textId="77777777" w:rsidR="00F94589" w:rsidRDefault="00F94589" w:rsidP="00F94589">
            <w:pPr>
              <w:pStyle w:val="ListParagraph"/>
              <w:numPr>
                <w:ilvl w:val="0"/>
                <w:numId w:val="3"/>
              </w:numPr>
              <w:spacing w:before="0" w:after="0"/>
              <w:contextualSpacing/>
            </w:pPr>
            <w:r>
              <w:t>Talk about the ease with which visuals can be aligned using these features</w:t>
            </w:r>
          </w:p>
          <w:p w14:paraId="7D63AD53" w14:textId="23632E98" w:rsidR="00F94589" w:rsidRDefault="00F94589" w:rsidP="00F94589">
            <w:pPr>
              <w:pStyle w:val="ListParagraph"/>
              <w:numPr>
                <w:ilvl w:val="0"/>
                <w:numId w:val="3"/>
              </w:numPr>
              <w:spacing w:before="0" w:after="0"/>
              <w:contextualSpacing/>
            </w:pPr>
            <w:r>
              <w:t>Talk about the ability to change Layout to be compatible with phones</w:t>
            </w:r>
          </w:p>
        </w:tc>
        <w:tc>
          <w:tcPr>
            <w:tcW w:w="8455" w:type="dxa"/>
          </w:tcPr>
          <w:p w14:paraId="73FD4694" w14:textId="345868F0" w:rsidR="00F94589" w:rsidRDefault="007069C9" w:rsidP="00A4629A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EBE7CEE" wp14:editId="4569D134">
                  <wp:extent cx="3433962" cy="2091690"/>
                  <wp:effectExtent l="0" t="0" r="0" b="381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35400" cy="20925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5621F" w14:paraId="780D8ED8" w14:textId="77777777" w:rsidTr="00D129DC">
        <w:tc>
          <w:tcPr>
            <w:tcW w:w="4495" w:type="dxa"/>
          </w:tcPr>
          <w:p w14:paraId="422DF873" w14:textId="350098C8" w:rsidR="00917EB1" w:rsidRDefault="00917EB1" w:rsidP="0094420B">
            <w:pPr>
              <w:pStyle w:val="ListParagraph"/>
              <w:numPr>
                <w:ilvl w:val="0"/>
                <w:numId w:val="3"/>
              </w:numPr>
              <w:spacing w:before="0" w:after="0"/>
              <w:contextualSpacing/>
            </w:pPr>
            <w:r>
              <w:t>Talk about ability to publish the report to Power BI Service</w:t>
            </w:r>
          </w:p>
          <w:p w14:paraId="72F1FECE" w14:textId="7C755078" w:rsidR="00917EB1" w:rsidRDefault="00917EB1" w:rsidP="0094420B">
            <w:pPr>
              <w:pStyle w:val="ListParagraph"/>
              <w:numPr>
                <w:ilvl w:val="0"/>
                <w:numId w:val="3"/>
              </w:numPr>
              <w:spacing w:before="0" w:after="0"/>
              <w:contextualSpacing/>
            </w:pPr>
            <w:r>
              <w:t xml:space="preserve">Navigate to the browser where </w:t>
            </w:r>
            <w:hyperlink r:id="rId24" w:history="1">
              <w:r w:rsidRPr="00BF2125">
                <w:rPr>
                  <w:rStyle w:val="Hyperlink"/>
                </w:rPr>
                <w:t>https://app.powerbi.com</w:t>
              </w:r>
            </w:hyperlink>
            <w:r>
              <w:t xml:space="preserve"> is open (Step 3)</w:t>
            </w:r>
          </w:p>
          <w:p w14:paraId="3B9D0C9F" w14:textId="350C5135" w:rsidR="00917EB1" w:rsidRDefault="00917EB1" w:rsidP="0094420B">
            <w:pPr>
              <w:pStyle w:val="ListParagraph"/>
              <w:numPr>
                <w:ilvl w:val="0"/>
                <w:numId w:val="3"/>
              </w:numPr>
              <w:spacing w:before="0" w:after="0"/>
              <w:contextualSpacing/>
            </w:pPr>
            <w:r>
              <w:t>Talk about the 3 main sections in Power BI Service</w:t>
            </w:r>
          </w:p>
          <w:p w14:paraId="34941CF8" w14:textId="05D46AD8" w:rsidR="00917EB1" w:rsidRDefault="00917EB1" w:rsidP="0094420B">
            <w:pPr>
              <w:pStyle w:val="ListParagraph"/>
              <w:numPr>
                <w:ilvl w:val="0"/>
                <w:numId w:val="6"/>
              </w:numPr>
              <w:spacing w:before="0" w:after="0"/>
              <w:contextualSpacing/>
            </w:pPr>
            <w:r>
              <w:t>Dashboards</w:t>
            </w:r>
          </w:p>
          <w:p w14:paraId="2B0F13D1" w14:textId="4113A5C7" w:rsidR="00917EB1" w:rsidRDefault="00917EB1" w:rsidP="0094420B">
            <w:pPr>
              <w:pStyle w:val="ListParagraph"/>
              <w:numPr>
                <w:ilvl w:val="0"/>
                <w:numId w:val="6"/>
              </w:numPr>
              <w:spacing w:before="0" w:after="0"/>
              <w:contextualSpacing/>
            </w:pPr>
            <w:r>
              <w:t>Reports</w:t>
            </w:r>
          </w:p>
          <w:p w14:paraId="29CB9DCF" w14:textId="51BC59AB" w:rsidR="00917EB1" w:rsidRDefault="00917EB1" w:rsidP="0094420B">
            <w:pPr>
              <w:pStyle w:val="ListParagraph"/>
              <w:numPr>
                <w:ilvl w:val="0"/>
                <w:numId w:val="6"/>
              </w:numPr>
              <w:spacing w:before="0" w:after="0"/>
              <w:contextualSpacing/>
            </w:pPr>
            <w:r>
              <w:t>Datasets</w:t>
            </w:r>
          </w:p>
          <w:p w14:paraId="41C8CA3D" w14:textId="44F9D12E" w:rsidR="009D6698" w:rsidRDefault="009D6698" w:rsidP="009D6698">
            <w:pPr>
              <w:pStyle w:val="ListParagraph"/>
              <w:spacing w:before="0" w:after="0"/>
              <w:contextualSpacing/>
            </w:pPr>
          </w:p>
          <w:p w14:paraId="08F9DA88" w14:textId="1B800FEC" w:rsidR="009D6698" w:rsidRDefault="009D6698" w:rsidP="009D6698">
            <w:pPr>
              <w:pStyle w:val="ListParagraph"/>
              <w:numPr>
                <w:ilvl w:val="0"/>
                <w:numId w:val="3"/>
              </w:numPr>
              <w:spacing w:before="0" w:after="0"/>
              <w:contextualSpacing/>
            </w:pPr>
            <w:r>
              <w:t>Talk about Favorites, Recent, Workspaces</w:t>
            </w:r>
          </w:p>
          <w:p w14:paraId="3EDAAAA7" w14:textId="5394A7E5" w:rsidR="009D6698" w:rsidRDefault="009D6698" w:rsidP="009D6698">
            <w:pPr>
              <w:pStyle w:val="ListParagraph"/>
              <w:spacing w:before="0" w:after="0"/>
              <w:contextualSpacing/>
            </w:pPr>
          </w:p>
          <w:p w14:paraId="65FEC2D2" w14:textId="77777777" w:rsidR="00A4629A" w:rsidRDefault="00A4629A" w:rsidP="00A4629A"/>
        </w:tc>
        <w:tc>
          <w:tcPr>
            <w:tcW w:w="8455" w:type="dxa"/>
          </w:tcPr>
          <w:p w14:paraId="7984D5DE" w14:textId="47DACB8D" w:rsidR="00A4629A" w:rsidRDefault="009D6698" w:rsidP="00A4629A">
            <w:r>
              <w:rPr>
                <w:noProof/>
              </w:rPr>
              <w:drawing>
                <wp:inline distT="0" distB="0" distL="0" distR="0" wp14:anchorId="2FBFCDB2" wp14:editId="3A69779B">
                  <wp:extent cx="1280160" cy="3071597"/>
                  <wp:effectExtent l="0" t="0" r="0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9977" cy="30951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44A15" w14:paraId="0D52C07C" w14:textId="77777777" w:rsidTr="00D129DC">
        <w:tc>
          <w:tcPr>
            <w:tcW w:w="4495" w:type="dxa"/>
          </w:tcPr>
          <w:p w14:paraId="7EF650D2" w14:textId="116AF603" w:rsidR="00144A15" w:rsidRPr="00550A83" w:rsidRDefault="00144A15" w:rsidP="00144A15">
            <w:pPr>
              <w:shd w:val="clear" w:color="auto" w:fill="FFFFFF"/>
              <w:spacing w:before="150" w:after="150"/>
            </w:pPr>
            <w:r w:rsidRPr="00550A83">
              <w:lastRenderedPageBreak/>
              <w:t>Power BI service workspace is made up of:</w:t>
            </w:r>
          </w:p>
          <w:p w14:paraId="4A877C81" w14:textId="77777777" w:rsidR="00144A15" w:rsidRPr="00550A83" w:rsidRDefault="00144A15" w:rsidP="00144A15">
            <w:pPr>
              <w:pStyle w:val="ListParagraph"/>
              <w:numPr>
                <w:ilvl w:val="0"/>
                <w:numId w:val="10"/>
              </w:numPr>
              <w:shd w:val="clear" w:color="auto" w:fill="FFFFFF"/>
              <w:spacing w:before="100" w:beforeAutospacing="1" w:after="150"/>
            </w:pPr>
            <w:r w:rsidRPr="00550A83">
              <w:t>navigation bar</w:t>
            </w:r>
          </w:p>
          <w:p w14:paraId="4AC03036" w14:textId="77777777" w:rsidR="00144A15" w:rsidRPr="00550A83" w:rsidRDefault="00144A15" w:rsidP="00144A15">
            <w:pPr>
              <w:pStyle w:val="ListParagraph"/>
              <w:numPr>
                <w:ilvl w:val="0"/>
                <w:numId w:val="10"/>
              </w:numPr>
              <w:shd w:val="clear" w:color="auto" w:fill="FFFFFF"/>
              <w:spacing w:before="100" w:beforeAutospacing="1" w:after="150"/>
            </w:pPr>
            <w:r w:rsidRPr="00550A83">
              <w:t>dashboard with tiles</w:t>
            </w:r>
          </w:p>
          <w:p w14:paraId="4A066F2B" w14:textId="77777777" w:rsidR="00144A15" w:rsidRPr="00550A83" w:rsidRDefault="00144A15" w:rsidP="00144A15">
            <w:pPr>
              <w:pStyle w:val="ListParagraph"/>
              <w:numPr>
                <w:ilvl w:val="0"/>
                <w:numId w:val="10"/>
              </w:numPr>
              <w:shd w:val="clear" w:color="auto" w:fill="FFFFFF"/>
              <w:spacing w:before="100" w:beforeAutospacing="1" w:after="150"/>
            </w:pPr>
            <w:r w:rsidRPr="00550A83">
              <w:t>Q&amp;A question box</w:t>
            </w:r>
          </w:p>
          <w:p w14:paraId="73E39F82" w14:textId="77777777" w:rsidR="00144A15" w:rsidRPr="00550A83" w:rsidRDefault="00144A15" w:rsidP="00144A15">
            <w:pPr>
              <w:pStyle w:val="ListParagraph"/>
              <w:numPr>
                <w:ilvl w:val="0"/>
                <w:numId w:val="10"/>
              </w:numPr>
              <w:shd w:val="clear" w:color="auto" w:fill="FFFFFF"/>
              <w:spacing w:before="100" w:beforeAutospacing="1" w:after="150"/>
            </w:pPr>
            <w:r w:rsidRPr="00550A83">
              <w:t>help and feedback buttons</w:t>
            </w:r>
          </w:p>
          <w:p w14:paraId="7E6B24BA" w14:textId="77777777" w:rsidR="00144A15" w:rsidRPr="00550A83" w:rsidRDefault="00144A15" w:rsidP="00144A15">
            <w:pPr>
              <w:pStyle w:val="ListParagraph"/>
              <w:numPr>
                <w:ilvl w:val="0"/>
                <w:numId w:val="10"/>
              </w:numPr>
              <w:shd w:val="clear" w:color="auto" w:fill="FFFFFF"/>
              <w:spacing w:before="100" w:beforeAutospacing="1" w:after="150"/>
            </w:pPr>
            <w:r w:rsidRPr="00550A83">
              <w:t>dashboard title</w:t>
            </w:r>
          </w:p>
          <w:p w14:paraId="6F6CDFFD" w14:textId="77777777" w:rsidR="00144A15" w:rsidRPr="00550A83" w:rsidRDefault="00144A15" w:rsidP="00144A15">
            <w:pPr>
              <w:pStyle w:val="ListParagraph"/>
              <w:numPr>
                <w:ilvl w:val="0"/>
                <w:numId w:val="10"/>
              </w:numPr>
              <w:shd w:val="clear" w:color="auto" w:fill="FFFFFF"/>
              <w:spacing w:before="100" w:beforeAutospacing="1" w:after="150"/>
            </w:pPr>
            <w:r w:rsidRPr="00550A83">
              <w:t>Office 365 app launcher</w:t>
            </w:r>
          </w:p>
          <w:p w14:paraId="3ED9E6D2" w14:textId="77777777" w:rsidR="00144A15" w:rsidRPr="00550A83" w:rsidRDefault="00144A15" w:rsidP="00144A15">
            <w:pPr>
              <w:pStyle w:val="ListParagraph"/>
              <w:numPr>
                <w:ilvl w:val="0"/>
                <w:numId w:val="10"/>
              </w:numPr>
              <w:shd w:val="clear" w:color="auto" w:fill="FFFFFF"/>
              <w:spacing w:before="100" w:beforeAutospacing="1" w:after="150"/>
            </w:pPr>
            <w:r w:rsidRPr="00550A83">
              <w:t>Power BI home buttons</w:t>
            </w:r>
          </w:p>
          <w:p w14:paraId="70147E9F" w14:textId="4F6C9666" w:rsidR="00144A15" w:rsidRDefault="00144A15" w:rsidP="00144A15">
            <w:pPr>
              <w:pStyle w:val="ListParagraph"/>
              <w:numPr>
                <w:ilvl w:val="0"/>
                <w:numId w:val="10"/>
              </w:numPr>
              <w:shd w:val="clear" w:color="auto" w:fill="FFFFFF"/>
              <w:spacing w:before="100" w:beforeAutospacing="1" w:after="0"/>
            </w:pPr>
            <w:r w:rsidRPr="00550A83">
              <w:t>Additional dashboard actions</w:t>
            </w:r>
          </w:p>
        </w:tc>
        <w:tc>
          <w:tcPr>
            <w:tcW w:w="8455" w:type="dxa"/>
          </w:tcPr>
          <w:p w14:paraId="5D4A7AB8" w14:textId="6B2831E2" w:rsidR="00144A15" w:rsidRDefault="00144A15" w:rsidP="00A4629A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00E956E" wp14:editId="4A8746D8">
                  <wp:extent cx="5267960" cy="3820795"/>
                  <wp:effectExtent l="0" t="0" r="8890" b="8255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960" cy="3820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5621F" w14:paraId="4E307A7B" w14:textId="77777777" w:rsidTr="00D129DC">
        <w:tc>
          <w:tcPr>
            <w:tcW w:w="4495" w:type="dxa"/>
          </w:tcPr>
          <w:p w14:paraId="039C4CBC" w14:textId="77777777" w:rsidR="00917EB1" w:rsidRDefault="00917EB1" w:rsidP="0094420B">
            <w:pPr>
              <w:pStyle w:val="ListParagraph"/>
              <w:numPr>
                <w:ilvl w:val="0"/>
                <w:numId w:val="3"/>
              </w:numPr>
              <w:spacing w:before="0" w:after="0"/>
              <w:contextualSpacing/>
            </w:pPr>
            <w:r>
              <w:lastRenderedPageBreak/>
              <w:t>Navigate to Power BI Service</w:t>
            </w:r>
          </w:p>
          <w:p w14:paraId="70FD35A2" w14:textId="77777777" w:rsidR="00A4629A" w:rsidRDefault="00917EB1" w:rsidP="0094420B">
            <w:pPr>
              <w:pStyle w:val="ListParagraph"/>
              <w:numPr>
                <w:ilvl w:val="0"/>
                <w:numId w:val="3"/>
              </w:numPr>
              <w:spacing w:before="0" w:after="0"/>
              <w:contextualSpacing/>
            </w:pPr>
            <w:r>
              <w:t>Talk about how the tiles have been created from the reports</w:t>
            </w:r>
          </w:p>
          <w:p w14:paraId="56BB7A08" w14:textId="77777777" w:rsidR="00A462BE" w:rsidRDefault="00A462BE" w:rsidP="0094420B">
            <w:pPr>
              <w:pStyle w:val="ListParagraph"/>
              <w:numPr>
                <w:ilvl w:val="0"/>
                <w:numId w:val="3"/>
              </w:numPr>
              <w:spacing w:before="0" w:after="0"/>
              <w:contextualSpacing/>
            </w:pPr>
            <w:r>
              <w:t>Talk about how clicking on dashboard tile navigates to the respective report page</w:t>
            </w:r>
          </w:p>
          <w:p w14:paraId="3B2DF592" w14:textId="33797706" w:rsidR="001B4DAF" w:rsidRDefault="001B4DAF" w:rsidP="0094420B">
            <w:pPr>
              <w:pStyle w:val="ListParagraph"/>
              <w:numPr>
                <w:ilvl w:val="0"/>
                <w:numId w:val="3"/>
              </w:numPr>
              <w:spacing w:before="0" w:after="0"/>
              <w:contextualSpacing/>
            </w:pPr>
            <w:r>
              <w:t xml:space="preserve">Click </w:t>
            </w:r>
            <w:r w:rsidR="00C43063">
              <w:t>Sales KPI tile</w:t>
            </w:r>
          </w:p>
        </w:tc>
        <w:tc>
          <w:tcPr>
            <w:tcW w:w="8455" w:type="dxa"/>
          </w:tcPr>
          <w:p w14:paraId="6D32BAAD" w14:textId="352D00E3" w:rsidR="00A4629A" w:rsidRDefault="00C43063" w:rsidP="00A4629A">
            <w:r>
              <w:rPr>
                <w:noProof/>
              </w:rPr>
              <w:drawing>
                <wp:inline distT="0" distB="0" distL="0" distR="0" wp14:anchorId="1A87CC19" wp14:editId="4B899299">
                  <wp:extent cx="4000500" cy="2245144"/>
                  <wp:effectExtent l="0" t="0" r="0" b="317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03207" cy="22466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5621F" w14:paraId="0B780941" w14:textId="77777777" w:rsidTr="00D129DC">
        <w:tc>
          <w:tcPr>
            <w:tcW w:w="4495" w:type="dxa"/>
          </w:tcPr>
          <w:p w14:paraId="355F2636" w14:textId="6020A47B" w:rsidR="001B4DAF" w:rsidRDefault="001B4DAF" w:rsidP="0094420B">
            <w:pPr>
              <w:pStyle w:val="ListParagraph"/>
              <w:numPr>
                <w:ilvl w:val="0"/>
                <w:numId w:val="3"/>
              </w:numPr>
              <w:spacing w:before="0" w:after="0"/>
              <w:contextualSpacing/>
            </w:pPr>
            <w:r>
              <w:t xml:space="preserve">In </w:t>
            </w:r>
            <w:r w:rsidR="00C43063">
              <w:t>Performance Overview</w:t>
            </w:r>
            <w:r>
              <w:t xml:space="preserve"> report, </w:t>
            </w:r>
            <w:r w:rsidR="00C43063">
              <w:t xml:space="preserve">notice the Waterfall Chart Sales for </w:t>
            </w:r>
            <w:proofErr w:type="spellStart"/>
            <w:r w:rsidR="00C43063">
              <w:t>VanArsdel</w:t>
            </w:r>
            <w:proofErr w:type="spellEnd"/>
            <w:r w:rsidR="00C43063">
              <w:t xml:space="preserve"> is down</w:t>
            </w:r>
          </w:p>
          <w:p w14:paraId="782160FE" w14:textId="045B4B1C" w:rsidR="00C43063" w:rsidRDefault="00C43063" w:rsidP="0094420B">
            <w:pPr>
              <w:pStyle w:val="ListParagraph"/>
              <w:numPr>
                <w:ilvl w:val="0"/>
                <w:numId w:val="3"/>
              </w:numPr>
              <w:spacing w:before="0" w:after="0"/>
              <w:contextualSpacing/>
            </w:pPr>
            <w:r>
              <w:t>Also, notice in the column chart Sales for TX and CA are down</w:t>
            </w:r>
          </w:p>
          <w:p w14:paraId="3263843D" w14:textId="3860861F" w:rsidR="001B4DAF" w:rsidRDefault="00C43063" w:rsidP="0094420B">
            <w:pPr>
              <w:pStyle w:val="ListParagraph"/>
              <w:numPr>
                <w:ilvl w:val="0"/>
                <w:numId w:val="3"/>
              </w:numPr>
              <w:spacing w:before="0" w:after="0"/>
              <w:contextualSpacing/>
            </w:pPr>
            <w:r>
              <w:t>From the Year slicer, select 201</w:t>
            </w:r>
            <w:r w:rsidR="00A84EF0">
              <w:t>6</w:t>
            </w:r>
          </w:p>
          <w:p w14:paraId="233C040C" w14:textId="1D758D7B" w:rsidR="00A462BE" w:rsidRDefault="00C43063" w:rsidP="0094420B">
            <w:pPr>
              <w:pStyle w:val="ListParagraph"/>
              <w:numPr>
                <w:ilvl w:val="0"/>
                <w:numId w:val="3"/>
              </w:numPr>
              <w:spacing w:before="0" w:after="0"/>
              <w:contextualSpacing/>
            </w:pPr>
            <w:r>
              <w:t>Notice 201</w:t>
            </w:r>
            <w:r w:rsidR="00A84EF0">
              <w:t>6</w:t>
            </w:r>
            <w:r>
              <w:t xml:space="preserve"> performance was much better across all states, manufacturers and products</w:t>
            </w:r>
            <w:r w:rsidR="001B4DAF">
              <w:t xml:space="preserve"> </w:t>
            </w:r>
          </w:p>
        </w:tc>
        <w:tc>
          <w:tcPr>
            <w:tcW w:w="8455" w:type="dxa"/>
          </w:tcPr>
          <w:p w14:paraId="5073F482" w14:textId="4BEAE69E" w:rsidR="00A462BE" w:rsidRDefault="00685196" w:rsidP="00A4629A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D9E06C8" wp14:editId="0276CFCC">
                  <wp:extent cx="5222875" cy="2907665"/>
                  <wp:effectExtent l="0" t="0" r="0" b="6985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22875" cy="29076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908" w14:paraId="46895902" w14:textId="77777777" w:rsidTr="00D129DC">
        <w:tc>
          <w:tcPr>
            <w:tcW w:w="4495" w:type="dxa"/>
          </w:tcPr>
          <w:p w14:paraId="099257FA" w14:textId="77777777" w:rsidR="002F7908" w:rsidRDefault="002F7908" w:rsidP="0094420B">
            <w:pPr>
              <w:pStyle w:val="ListParagraph"/>
              <w:numPr>
                <w:ilvl w:val="0"/>
                <w:numId w:val="3"/>
              </w:numPr>
              <w:spacing w:before="0" w:after="0"/>
              <w:contextualSpacing/>
            </w:pPr>
            <w:r>
              <w:lastRenderedPageBreak/>
              <w:t>Click on the column chart on the top right</w:t>
            </w:r>
          </w:p>
          <w:p w14:paraId="7B1EA3A6" w14:textId="77777777" w:rsidR="002F7908" w:rsidRDefault="002F7908" w:rsidP="0094420B">
            <w:pPr>
              <w:pStyle w:val="ListParagraph"/>
              <w:numPr>
                <w:ilvl w:val="0"/>
                <w:numId w:val="3"/>
              </w:numPr>
              <w:spacing w:before="0" w:after="0"/>
              <w:contextualSpacing/>
            </w:pPr>
            <w:r>
              <w:t>From the menu select Explore</w:t>
            </w:r>
          </w:p>
          <w:p w14:paraId="0AEC5E64" w14:textId="03F05750" w:rsidR="002F7908" w:rsidRDefault="002F7908" w:rsidP="0094420B">
            <w:pPr>
              <w:pStyle w:val="ListParagraph"/>
              <w:numPr>
                <w:ilvl w:val="0"/>
                <w:numId w:val="3"/>
              </w:numPr>
              <w:spacing w:before="0" w:after="0"/>
              <w:contextualSpacing/>
            </w:pPr>
            <w:r>
              <w:t>Talk about drill functionality, See Data, See Records</w:t>
            </w:r>
          </w:p>
        </w:tc>
        <w:tc>
          <w:tcPr>
            <w:tcW w:w="8455" w:type="dxa"/>
          </w:tcPr>
          <w:p w14:paraId="28EDD176" w14:textId="61E77164" w:rsidR="002F7908" w:rsidRDefault="00C43063" w:rsidP="00A4629A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6F5EDD0" wp14:editId="23B0E7EE">
                  <wp:extent cx="5222875" cy="1719580"/>
                  <wp:effectExtent l="0" t="0" r="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22875" cy="1719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5621F" w14:paraId="27769645" w14:textId="77777777" w:rsidTr="00D129DC">
        <w:tc>
          <w:tcPr>
            <w:tcW w:w="4495" w:type="dxa"/>
          </w:tcPr>
          <w:p w14:paraId="5026F650" w14:textId="77777777" w:rsidR="00A4629A" w:rsidRDefault="00832F93" w:rsidP="0094420B">
            <w:pPr>
              <w:pStyle w:val="ListParagraph"/>
              <w:numPr>
                <w:ilvl w:val="0"/>
                <w:numId w:val="3"/>
              </w:numPr>
              <w:spacing w:before="0" w:after="0"/>
              <w:contextualSpacing/>
            </w:pPr>
            <w:r>
              <w:t xml:space="preserve">Navigate back to </w:t>
            </w:r>
            <w:proofErr w:type="spellStart"/>
            <w:r>
              <w:t>VanArsdel</w:t>
            </w:r>
            <w:proofErr w:type="spellEnd"/>
            <w:r>
              <w:t xml:space="preserve"> Performance dashboard</w:t>
            </w:r>
          </w:p>
          <w:p w14:paraId="0E4845AB" w14:textId="780E52D4" w:rsidR="00832F93" w:rsidRDefault="00832F93" w:rsidP="0094420B">
            <w:pPr>
              <w:pStyle w:val="ListParagraph"/>
              <w:numPr>
                <w:ilvl w:val="0"/>
                <w:numId w:val="3"/>
              </w:numPr>
              <w:spacing w:before="0" w:after="0"/>
              <w:contextualSpacing/>
            </w:pPr>
            <w:r>
              <w:t>Click on Revenue tile (11</w:t>
            </w:r>
            <w:r w:rsidR="00C5621F">
              <w:t>.33</w:t>
            </w:r>
            <w:r>
              <w:t xml:space="preserve"> M tile)</w:t>
            </w:r>
          </w:p>
          <w:p w14:paraId="228CFF20" w14:textId="77777777" w:rsidR="00832F93" w:rsidRDefault="00832F93" w:rsidP="0094420B">
            <w:pPr>
              <w:pStyle w:val="ListParagraph"/>
              <w:numPr>
                <w:ilvl w:val="0"/>
                <w:numId w:val="3"/>
              </w:numPr>
              <w:spacing w:before="0" w:after="0"/>
              <w:contextualSpacing/>
            </w:pPr>
            <w:r>
              <w:t>It will navigate to Q&amp;A</w:t>
            </w:r>
          </w:p>
          <w:p w14:paraId="34D78F6F" w14:textId="1E7421C9" w:rsidR="00832F93" w:rsidRDefault="00832F93" w:rsidP="0094420B">
            <w:pPr>
              <w:pStyle w:val="ListParagraph"/>
              <w:numPr>
                <w:ilvl w:val="0"/>
                <w:numId w:val="3"/>
              </w:numPr>
              <w:spacing w:before="0" w:after="0"/>
              <w:contextualSpacing/>
            </w:pPr>
            <w:r>
              <w:t>Talk about Q&amp;A feature</w:t>
            </w:r>
          </w:p>
        </w:tc>
        <w:tc>
          <w:tcPr>
            <w:tcW w:w="8455" w:type="dxa"/>
          </w:tcPr>
          <w:p w14:paraId="4CA66B7E" w14:textId="0347BFF0" w:rsidR="00A4629A" w:rsidRDefault="00BB6DD6" w:rsidP="00A4629A">
            <w:r>
              <w:rPr>
                <w:noProof/>
              </w:rPr>
              <w:drawing>
                <wp:inline distT="0" distB="0" distL="0" distR="0" wp14:anchorId="729B1621" wp14:editId="53CD4A87">
                  <wp:extent cx="2400051" cy="1874520"/>
                  <wp:effectExtent l="0" t="0" r="635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2190" cy="18761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74BD5" w14:paraId="4D779AC7" w14:textId="77777777" w:rsidTr="00D129DC">
        <w:tc>
          <w:tcPr>
            <w:tcW w:w="4495" w:type="dxa"/>
          </w:tcPr>
          <w:p w14:paraId="7EFF1D26" w14:textId="66D79833" w:rsidR="00074BD5" w:rsidRDefault="00074BD5" w:rsidP="0094420B">
            <w:pPr>
              <w:pStyle w:val="ListParagraph"/>
              <w:numPr>
                <w:ilvl w:val="0"/>
                <w:numId w:val="3"/>
              </w:numPr>
              <w:spacing w:before="0" w:after="0"/>
              <w:contextualSpacing/>
            </w:pPr>
            <w:r>
              <w:t xml:space="preserve">Navigate back to </w:t>
            </w:r>
            <w:proofErr w:type="spellStart"/>
            <w:r>
              <w:t>VanArsdel</w:t>
            </w:r>
            <w:proofErr w:type="spellEnd"/>
            <w:r>
              <w:t xml:space="preserve"> Performance dashboard</w:t>
            </w:r>
          </w:p>
          <w:p w14:paraId="0EB4FE3E" w14:textId="7EF102A3" w:rsidR="00074BD5" w:rsidRDefault="00074BD5" w:rsidP="0094420B">
            <w:pPr>
              <w:pStyle w:val="ListParagraph"/>
              <w:numPr>
                <w:ilvl w:val="0"/>
                <w:numId w:val="3"/>
              </w:numPr>
              <w:spacing w:before="0" w:after="0"/>
              <w:contextualSpacing/>
            </w:pPr>
            <w:r>
              <w:t>Talk about the Share dashboard feature</w:t>
            </w:r>
          </w:p>
          <w:p w14:paraId="47FC2FF0" w14:textId="77777777" w:rsidR="00074BD5" w:rsidRDefault="00074BD5" w:rsidP="0094420B">
            <w:pPr>
              <w:pStyle w:val="ListParagraph"/>
              <w:numPr>
                <w:ilvl w:val="0"/>
                <w:numId w:val="3"/>
              </w:numPr>
              <w:spacing w:before="0" w:after="0"/>
              <w:contextualSpacing/>
            </w:pPr>
            <w:r>
              <w:t>Also talk about the features available to duplicate, print, refresh and set featured dashboard.</w:t>
            </w:r>
          </w:p>
          <w:p w14:paraId="0590151A" w14:textId="59DB7970" w:rsidR="00074BD5" w:rsidRDefault="00074BD5" w:rsidP="0094420B">
            <w:pPr>
              <w:pStyle w:val="ListParagraph"/>
              <w:numPr>
                <w:ilvl w:val="0"/>
                <w:numId w:val="3"/>
              </w:numPr>
              <w:spacing w:before="0" w:after="0"/>
              <w:contextualSpacing/>
            </w:pPr>
            <w:r>
              <w:t xml:space="preserve">Talk about the ability to </w:t>
            </w:r>
            <w:r w:rsidR="002E5B2A">
              <w:t>view Favorites and Recent dashboards</w:t>
            </w:r>
          </w:p>
        </w:tc>
        <w:tc>
          <w:tcPr>
            <w:tcW w:w="8455" w:type="dxa"/>
          </w:tcPr>
          <w:p w14:paraId="03862CF6" w14:textId="7618C159" w:rsidR="00074BD5" w:rsidRDefault="00C43063" w:rsidP="00A4629A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EBE62E7" wp14:editId="58E4FD3A">
                  <wp:extent cx="5222875" cy="1117600"/>
                  <wp:effectExtent l="0" t="0" r="0" b="635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22875" cy="1117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2733" w14:paraId="4C023264" w14:textId="77777777" w:rsidTr="00D129DC">
        <w:tc>
          <w:tcPr>
            <w:tcW w:w="4495" w:type="dxa"/>
          </w:tcPr>
          <w:p w14:paraId="553B3EBF" w14:textId="0DD53F94" w:rsidR="00B62733" w:rsidRDefault="00B62733" w:rsidP="0094420B">
            <w:pPr>
              <w:pStyle w:val="ListParagraph"/>
              <w:numPr>
                <w:ilvl w:val="0"/>
                <w:numId w:val="3"/>
              </w:numPr>
              <w:spacing w:before="0" w:after="0"/>
              <w:contextualSpacing/>
            </w:pPr>
            <w:r>
              <w:lastRenderedPageBreak/>
              <w:t xml:space="preserve">Hover over Revenue tile and click on the </w:t>
            </w:r>
            <w:r w:rsidRPr="00E6262A">
              <w:rPr>
                <w:b/>
              </w:rPr>
              <w:t>ellipse</w:t>
            </w:r>
            <w:r>
              <w:t xml:space="preserve"> on the top right corner.</w:t>
            </w:r>
          </w:p>
          <w:p w14:paraId="14BAB8CB" w14:textId="31A2642B" w:rsidR="00B62733" w:rsidRDefault="00B62733" w:rsidP="0094420B">
            <w:pPr>
              <w:pStyle w:val="ListParagraph"/>
              <w:numPr>
                <w:ilvl w:val="0"/>
                <w:numId w:val="3"/>
              </w:numPr>
              <w:spacing w:before="0" w:after="0"/>
              <w:contextualSpacing/>
            </w:pPr>
            <w:r>
              <w:t>Talk a</w:t>
            </w:r>
            <w:bookmarkStart w:id="3" w:name="_GoBack"/>
            <w:bookmarkEnd w:id="3"/>
            <w:r>
              <w:t xml:space="preserve">bout the various options available. </w:t>
            </w:r>
            <w:proofErr w:type="spellStart"/>
            <w:r>
              <w:t>E.g</w:t>
            </w:r>
            <w:proofErr w:type="spellEnd"/>
            <w:r>
              <w:t xml:space="preserve"> Alerts, Insights, In Focus mode, </w:t>
            </w:r>
            <w:proofErr w:type="spellStart"/>
            <w:r>
              <w:t>etc</w:t>
            </w:r>
            <w:proofErr w:type="spellEnd"/>
          </w:p>
        </w:tc>
        <w:tc>
          <w:tcPr>
            <w:tcW w:w="8455" w:type="dxa"/>
          </w:tcPr>
          <w:p w14:paraId="5A500CA6" w14:textId="1F3886A5" w:rsidR="00B62733" w:rsidRDefault="00BB6DD6" w:rsidP="00A4629A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69222E9" wp14:editId="54EC6E2D">
                  <wp:extent cx="1621831" cy="1055370"/>
                  <wp:effectExtent l="0" t="0" r="0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7929" cy="10593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23362" w14:paraId="5AA9FD44" w14:textId="77777777" w:rsidTr="00D129DC">
        <w:tc>
          <w:tcPr>
            <w:tcW w:w="4495" w:type="dxa"/>
          </w:tcPr>
          <w:p w14:paraId="1633C581" w14:textId="0A69DBCB" w:rsidR="00323362" w:rsidRDefault="00323362" w:rsidP="0094420B">
            <w:pPr>
              <w:pStyle w:val="ListParagraph"/>
              <w:numPr>
                <w:ilvl w:val="0"/>
                <w:numId w:val="3"/>
              </w:numPr>
              <w:spacing w:before="0" w:after="0"/>
              <w:contextualSpacing/>
            </w:pPr>
            <w:r>
              <w:t xml:space="preserve">Open </w:t>
            </w:r>
            <w:proofErr w:type="spellStart"/>
            <w:r>
              <w:t>VanArsdel</w:t>
            </w:r>
            <w:proofErr w:type="spellEnd"/>
            <w:r>
              <w:t xml:space="preserve"> Performance dashboard using a mobile app and show t</w:t>
            </w:r>
            <w:r w:rsidR="00E927B5">
              <w:t>he features available on the Apps</w:t>
            </w:r>
          </w:p>
        </w:tc>
        <w:tc>
          <w:tcPr>
            <w:tcW w:w="8455" w:type="dxa"/>
          </w:tcPr>
          <w:p w14:paraId="5B2CA45A" w14:textId="77777777" w:rsidR="00323362" w:rsidRDefault="00323362" w:rsidP="00A4629A">
            <w:pPr>
              <w:rPr>
                <w:noProof/>
              </w:rPr>
            </w:pPr>
          </w:p>
        </w:tc>
      </w:tr>
    </w:tbl>
    <w:p w14:paraId="2E5574F6" w14:textId="36DF3B0B" w:rsidR="00187730" w:rsidRPr="00944130" w:rsidRDefault="00187730" w:rsidP="00CC76E2">
      <w:pPr>
        <w:spacing w:before="0" w:after="160" w:line="259" w:lineRule="auto"/>
        <w:rPr>
          <w:sz w:val="28"/>
          <w:szCs w:val="36"/>
        </w:rPr>
      </w:pPr>
    </w:p>
    <w:sectPr w:rsidR="00187730" w:rsidRPr="00944130" w:rsidSect="00154943">
      <w:headerReference w:type="even" r:id="rId33"/>
      <w:headerReference w:type="default" r:id="rId34"/>
      <w:footerReference w:type="even" r:id="rId35"/>
      <w:footerReference w:type="default" r:id="rId36"/>
      <w:headerReference w:type="first" r:id="rId37"/>
      <w:footerReference w:type="first" r:id="rId38"/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83E8131" w14:textId="77777777" w:rsidR="00030E28" w:rsidRDefault="00030E28" w:rsidP="00401A32">
      <w:pPr>
        <w:spacing w:before="0" w:after="0"/>
      </w:pPr>
      <w:r>
        <w:separator/>
      </w:r>
    </w:p>
  </w:endnote>
  <w:endnote w:type="continuationSeparator" w:id="0">
    <w:p w14:paraId="3186D36B" w14:textId="77777777" w:rsidR="00030E28" w:rsidRDefault="00030E28" w:rsidP="00401A32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E25C54A" w14:textId="77777777" w:rsidR="00D72757" w:rsidRDefault="00D7275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7C49CB4" w14:textId="77777777" w:rsidR="00D72757" w:rsidRDefault="00D72757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3C8258B" w14:textId="77777777" w:rsidR="00D72757" w:rsidRDefault="00D7275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E5DAC55" w14:textId="77777777" w:rsidR="00030E28" w:rsidRDefault="00030E28" w:rsidP="00401A32">
      <w:pPr>
        <w:spacing w:before="0" w:after="0"/>
      </w:pPr>
      <w:r>
        <w:separator/>
      </w:r>
    </w:p>
  </w:footnote>
  <w:footnote w:type="continuationSeparator" w:id="0">
    <w:p w14:paraId="4495FF20" w14:textId="77777777" w:rsidR="00030E28" w:rsidRDefault="00030E28" w:rsidP="00401A32">
      <w:pPr>
        <w:spacing w:before="0"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F44B0C5" w14:textId="77777777" w:rsidR="00D72757" w:rsidRDefault="00D72757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CD41155" w14:textId="77777777" w:rsidR="00D72757" w:rsidRDefault="00D72757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24DBB71" w14:textId="77777777" w:rsidR="00D72757" w:rsidRDefault="00D7275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FE1DC4"/>
    <w:multiLevelType w:val="hybridMultilevel"/>
    <w:tmpl w:val="63E82984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1AC82EF3"/>
    <w:multiLevelType w:val="hybridMultilevel"/>
    <w:tmpl w:val="A362937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1F2B622F"/>
    <w:multiLevelType w:val="hybridMultilevel"/>
    <w:tmpl w:val="BEAA000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23C19FF"/>
    <w:multiLevelType w:val="hybridMultilevel"/>
    <w:tmpl w:val="0E3A21EA"/>
    <w:lvl w:ilvl="0" w:tplc="04090001">
      <w:start w:val="1"/>
      <w:numFmt w:val="bullet"/>
      <w:lvlText w:val=""/>
      <w:lvlJc w:val="left"/>
      <w:pPr>
        <w:ind w:left="288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0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72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44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16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88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0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32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048" w:hanging="360"/>
      </w:pPr>
      <w:rPr>
        <w:rFonts w:ascii="Wingdings" w:hAnsi="Wingdings" w:hint="default"/>
      </w:rPr>
    </w:lvl>
  </w:abstractNum>
  <w:abstractNum w:abstractNumId="4" w15:restartNumberingAfterBreak="0">
    <w:nsid w:val="264D04BA"/>
    <w:multiLevelType w:val="hybridMultilevel"/>
    <w:tmpl w:val="F8047B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4483ADF"/>
    <w:multiLevelType w:val="hybridMultilevel"/>
    <w:tmpl w:val="5EFC53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BEE1B8F"/>
    <w:multiLevelType w:val="hybridMultilevel"/>
    <w:tmpl w:val="D43472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5E73838"/>
    <w:multiLevelType w:val="hybridMultilevel"/>
    <w:tmpl w:val="F5042A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7650CFC"/>
    <w:multiLevelType w:val="hybridMultilevel"/>
    <w:tmpl w:val="8034E31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6F90D16"/>
    <w:multiLevelType w:val="hybridMultilevel"/>
    <w:tmpl w:val="5F105E0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5"/>
  </w:num>
  <w:num w:numId="5">
    <w:abstractNumId w:val="6"/>
  </w:num>
  <w:num w:numId="6">
    <w:abstractNumId w:val="4"/>
  </w:num>
  <w:num w:numId="7">
    <w:abstractNumId w:val="7"/>
  </w:num>
  <w:num w:numId="8">
    <w:abstractNumId w:val="9"/>
  </w:num>
  <w:num w:numId="9">
    <w:abstractNumId w:val="2"/>
  </w:num>
  <w:num w:numId="10">
    <w:abstractNumId w:val="8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removePersonalInformation/>
  <w:removeDateAndTime/>
  <w:proofState w:spelling="clean" w:grammar="clean"/>
  <w:defaultTabStop w:val="720"/>
  <w:characterSpacingControl w:val="doNotCompress"/>
  <w:hdrShapeDefaults>
    <o:shapedefaults v:ext="edit" spidmax="2252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F07CB"/>
    <w:rsid w:val="00011975"/>
    <w:rsid w:val="00016643"/>
    <w:rsid w:val="000176BD"/>
    <w:rsid w:val="0002550B"/>
    <w:rsid w:val="00025DFB"/>
    <w:rsid w:val="0002656B"/>
    <w:rsid w:val="00030E28"/>
    <w:rsid w:val="0006156D"/>
    <w:rsid w:val="00064042"/>
    <w:rsid w:val="00067E2D"/>
    <w:rsid w:val="00071B78"/>
    <w:rsid w:val="00074BD5"/>
    <w:rsid w:val="00081E63"/>
    <w:rsid w:val="0008202E"/>
    <w:rsid w:val="000862B7"/>
    <w:rsid w:val="000910F9"/>
    <w:rsid w:val="00096B5A"/>
    <w:rsid w:val="000B5198"/>
    <w:rsid w:val="000C27FC"/>
    <w:rsid w:val="000C7FD0"/>
    <w:rsid w:val="000E1E4C"/>
    <w:rsid w:val="000F1958"/>
    <w:rsid w:val="0010151C"/>
    <w:rsid w:val="0012042C"/>
    <w:rsid w:val="001317F8"/>
    <w:rsid w:val="00141C28"/>
    <w:rsid w:val="00144346"/>
    <w:rsid w:val="00144A15"/>
    <w:rsid w:val="0014686E"/>
    <w:rsid w:val="0015057C"/>
    <w:rsid w:val="00154943"/>
    <w:rsid w:val="00162968"/>
    <w:rsid w:val="00173D2B"/>
    <w:rsid w:val="00174358"/>
    <w:rsid w:val="00180E94"/>
    <w:rsid w:val="00183B67"/>
    <w:rsid w:val="00184A15"/>
    <w:rsid w:val="00187730"/>
    <w:rsid w:val="001A30F2"/>
    <w:rsid w:val="001A7BFD"/>
    <w:rsid w:val="001B4DAF"/>
    <w:rsid w:val="001C16BA"/>
    <w:rsid w:val="00203B3C"/>
    <w:rsid w:val="00213F9E"/>
    <w:rsid w:val="002300A8"/>
    <w:rsid w:val="00234492"/>
    <w:rsid w:val="00235940"/>
    <w:rsid w:val="002515BE"/>
    <w:rsid w:val="00264731"/>
    <w:rsid w:val="0027452B"/>
    <w:rsid w:val="002830B4"/>
    <w:rsid w:val="002834F4"/>
    <w:rsid w:val="00284D24"/>
    <w:rsid w:val="002871E0"/>
    <w:rsid w:val="0028797F"/>
    <w:rsid w:val="002909B4"/>
    <w:rsid w:val="00294148"/>
    <w:rsid w:val="00295CEA"/>
    <w:rsid w:val="002A1E55"/>
    <w:rsid w:val="002E5B2A"/>
    <w:rsid w:val="002F0873"/>
    <w:rsid w:val="002F0BB1"/>
    <w:rsid w:val="002F7642"/>
    <w:rsid w:val="002F7908"/>
    <w:rsid w:val="002F7F2F"/>
    <w:rsid w:val="003028EB"/>
    <w:rsid w:val="00307499"/>
    <w:rsid w:val="00312694"/>
    <w:rsid w:val="00317B0D"/>
    <w:rsid w:val="00323362"/>
    <w:rsid w:val="00323B59"/>
    <w:rsid w:val="00330E71"/>
    <w:rsid w:val="0034764F"/>
    <w:rsid w:val="0034775E"/>
    <w:rsid w:val="00350019"/>
    <w:rsid w:val="00375AB7"/>
    <w:rsid w:val="00375C24"/>
    <w:rsid w:val="003771DC"/>
    <w:rsid w:val="00397D0D"/>
    <w:rsid w:val="003B2AEE"/>
    <w:rsid w:val="003C66C2"/>
    <w:rsid w:val="003D4698"/>
    <w:rsid w:val="003F07CB"/>
    <w:rsid w:val="00401A32"/>
    <w:rsid w:val="00402B08"/>
    <w:rsid w:val="00416247"/>
    <w:rsid w:val="0041708B"/>
    <w:rsid w:val="004271CF"/>
    <w:rsid w:val="00434789"/>
    <w:rsid w:val="00442A7D"/>
    <w:rsid w:val="00453B12"/>
    <w:rsid w:val="00456D4E"/>
    <w:rsid w:val="00460677"/>
    <w:rsid w:val="0046204B"/>
    <w:rsid w:val="0048492A"/>
    <w:rsid w:val="004D4CE5"/>
    <w:rsid w:val="0050763C"/>
    <w:rsid w:val="0052065A"/>
    <w:rsid w:val="005241D8"/>
    <w:rsid w:val="0052479F"/>
    <w:rsid w:val="0052507F"/>
    <w:rsid w:val="00527FBB"/>
    <w:rsid w:val="005320AD"/>
    <w:rsid w:val="00536CB2"/>
    <w:rsid w:val="00561102"/>
    <w:rsid w:val="0057127F"/>
    <w:rsid w:val="00577E49"/>
    <w:rsid w:val="00597236"/>
    <w:rsid w:val="005A1388"/>
    <w:rsid w:val="005A1AAF"/>
    <w:rsid w:val="005A5E2B"/>
    <w:rsid w:val="005B5639"/>
    <w:rsid w:val="005B7F22"/>
    <w:rsid w:val="005D443B"/>
    <w:rsid w:val="005D5199"/>
    <w:rsid w:val="006106AE"/>
    <w:rsid w:val="00616B01"/>
    <w:rsid w:val="006266C9"/>
    <w:rsid w:val="00630403"/>
    <w:rsid w:val="006311DF"/>
    <w:rsid w:val="006320C5"/>
    <w:rsid w:val="00634A87"/>
    <w:rsid w:val="006435B1"/>
    <w:rsid w:val="00643825"/>
    <w:rsid w:val="00656E51"/>
    <w:rsid w:val="00657D04"/>
    <w:rsid w:val="006607AE"/>
    <w:rsid w:val="00662893"/>
    <w:rsid w:val="00663F04"/>
    <w:rsid w:val="00664BCC"/>
    <w:rsid w:val="00674FBF"/>
    <w:rsid w:val="00685196"/>
    <w:rsid w:val="00694C46"/>
    <w:rsid w:val="006B0407"/>
    <w:rsid w:val="006B265D"/>
    <w:rsid w:val="006B7149"/>
    <w:rsid w:val="006C2F81"/>
    <w:rsid w:val="00701E43"/>
    <w:rsid w:val="007069C9"/>
    <w:rsid w:val="0072094C"/>
    <w:rsid w:val="007273A2"/>
    <w:rsid w:val="00745EEB"/>
    <w:rsid w:val="00760AA2"/>
    <w:rsid w:val="007627E8"/>
    <w:rsid w:val="00767C58"/>
    <w:rsid w:val="00767DBD"/>
    <w:rsid w:val="00773437"/>
    <w:rsid w:val="00776784"/>
    <w:rsid w:val="00787740"/>
    <w:rsid w:val="0079158F"/>
    <w:rsid w:val="00791F2D"/>
    <w:rsid w:val="007B7EC9"/>
    <w:rsid w:val="007D4B69"/>
    <w:rsid w:val="007E0F3E"/>
    <w:rsid w:val="007E7D83"/>
    <w:rsid w:val="007F14DA"/>
    <w:rsid w:val="0080347D"/>
    <w:rsid w:val="00807819"/>
    <w:rsid w:val="008226E4"/>
    <w:rsid w:val="00824BBA"/>
    <w:rsid w:val="00827F70"/>
    <w:rsid w:val="00832F93"/>
    <w:rsid w:val="00835C6F"/>
    <w:rsid w:val="00846045"/>
    <w:rsid w:val="008627E1"/>
    <w:rsid w:val="008643AF"/>
    <w:rsid w:val="00864618"/>
    <w:rsid w:val="008703E3"/>
    <w:rsid w:val="008746F6"/>
    <w:rsid w:val="0089301E"/>
    <w:rsid w:val="00897E16"/>
    <w:rsid w:val="008A196F"/>
    <w:rsid w:val="008A6861"/>
    <w:rsid w:val="008B1953"/>
    <w:rsid w:val="008B43C4"/>
    <w:rsid w:val="008C1251"/>
    <w:rsid w:val="008D5020"/>
    <w:rsid w:val="008F4891"/>
    <w:rsid w:val="009014E9"/>
    <w:rsid w:val="00911EAA"/>
    <w:rsid w:val="00917EB1"/>
    <w:rsid w:val="00944130"/>
    <w:rsid w:val="0094420B"/>
    <w:rsid w:val="00944976"/>
    <w:rsid w:val="00956A50"/>
    <w:rsid w:val="00960635"/>
    <w:rsid w:val="00972159"/>
    <w:rsid w:val="00972A71"/>
    <w:rsid w:val="00974B93"/>
    <w:rsid w:val="009878D3"/>
    <w:rsid w:val="00991B08"/>
    <w:rsid w:val="009B2DEC"/>
    <w:rsid w:val="009B7CFD"/>
    <w:rsid w:val="009D48B0"/>
    <w:rsid w:val="009D6698"/>
    <w:rsid w:val="009F3064"/>
    <w:rsid w:val="00A1611C"/>
    <w:rsid w:val="00A3032A"/>
    <w:rsid w:val="00A4629A"/>
    <w:rsid w:val="00A462BE"/>
    <w:rsid w:val="00A46330"/>
    <w:rsid w:val="00A57FCF"/>
    <w:rsid w:val="00A6206D"/>
    <w:rsid w:val="00A716D6"/>
    <w:rsid w:val="00A8027A"/>
    <w:rsid w:val="00A842BC"/>
    <w:rsid w:val="00A84EF0"/>
    <w:rsid w:val="00A943E9"/>
    <w:rsid w:val="00A97A3B"/>
    <w:rsid w:val="00AB0531"/>
    <w:rsid w:val="00AB763F"/>
    <w:rsid w:val="00AD3B22"/>
    <w:rsid w:val="00AD4F1A"/>
    <w:rsid w:val="00B00F0D"/>
    <w:rsid w:val="00B05FB0"/>
    <w:rsid w:val="00B06F77"/>
    <w:rsid w:val="00B100B8"/>
    <w:rsid w:val="00B1139B"/>
    <w:rsid w:val="00B17336"/>
    <w:rsid w:val="00B205A7"/>
    <w:rsid w:val="00B21CE4"/>
    <w:rsid w:val="00B22215"/>
    <w:rsid w:val="00B24D68"/>
    <w:rsid w:val="00B40199"/>
    <w:rsid w:val="00B40318"/>
    <w:rsid w:val="00B53AA2"/>
    <w:rsid w:val="00B53FFD"/>
    <w:rsid w:val="00B62733"/>
    <w:rsid w:val="00B646DE"/>
    <w:rsid w:val="00B660B8"/>
    <w:rsid w:val="00B71DE8"/>
    <w:rsid w:val="00B72E2C"/>
    <w:rsid w:val="00B81F7F"/>
    <w:rsid w:val="00BA08A8"/>
    <w:rsid w:val="00BA1F62"/>
    <w:rsid w:val="00BA44F0"/>
    <w:rsid w:val="00BB268D"/>
    <w:rsid w:val="00BB6DD6"/>
    <w:rsid w:val="00BC1AF4"/>
    <w:rsid w:val="00BC4706"/>
    <w:rsid w:val="00BD6661"/>
    <w:rsid w:val="00BF3C25"/>
    <w:rsid w:val="00C011FA"/>
    <w:rsid w:val="00C03570"/>
    <w:rsid w:val="00C13F41"/>
    <w:rsid w:val="00C223CD"/>
    <w:rsid w:val="00C32BF8"/>
    <w:rsid w:val="00C36E74"/>
    <w:rsid w:val="00C42D3B"/>
    <w:rsid w:val="00C43042"/>
    <w:rsid w:val="00C43063"/>
    <w:rsid w:val="00C46F67"/>
    <w:rsid w:val="00C470A0"/>
    <w:rsid w:val="00C5621F"/>
    <w:rsid w:val="00C72249"/>
    <w:rsid w:val="00C73382"/>
    <w:rsid w:val="00C83656"/>
    <w:rsid w:val="00C86CE0"/>
    <w:rsid w:val="00C90D0A"/>
    <w:rsid w:val="00CA359F"/>
    <w:rsid w:val="00CA4781"/>
    <w:rsid w:val="00CA7AD8"/>
    <w:rsid w:val="00CC219B"/>
    <w:rsid w:val="00CC6B1D"/>
    <w:rsid w:val="00CC76E2"/>
    <w:rsid w:val="00CD377C"/>
    <w:rsid w:val="00CE2437"/>
    <w:rsid w:val="00D05B49"/>
    <w:rsid w:val="00D129DC"/>
    <w:rsid w:val="00D137ED"/>
    <w:rsid w:val="00D14917"/>
    <w:rsid w:val="00D3231E"/>
    <w:rsid w:val="00D3432C"/>
    <w:rsid w:val="00D36E89"/>
    <w:rsid w:val="00D51169"/>
    <w:rsid w:val="00D662AC"/>
    <w:rsid w:val="00D72757"/>
    <w:rsid w:val="00D73ABA"/>
    <w:rsid w:val="00D75CCF"/>
    <w:rsid w:val="00D77ADF"/>
    <w:rsid w:val="00D90290"/>
    <w:rsid w:val="00D941A7"/>
    <w:rsid w:val="00D96A13"/>
    <w:rsid w:val="00DB4965"/>
    <w:rsid w:val="00DB6D6E"/>
    <w:rsid w:val="00DC3C67"/>
    <w:rsid w:val="00DC6563"/>
    <w:rsid w:val="00DD26DF"/>
    <w:rsid w:val="00DE45A4"/>
    <w:rsid w:val="00DE70B7"/>
    <w:rsid w:val="00DF15FB"/>
    <w:rsid w:val="00E03F17"/>
    <w:rsid w:val="00E1381D"/>
    <w:rsid w:val="00E1629C"/>
    <w:rsid w:val="00E4087D"/>
    <w:rsid w:val="00E416C2"/>
    <w:rsid w:val="00E451C4"/>
    <w:rsid w:val="00E527BF"/>
    <w:rsid w:val="00E547BE"/>
    <w:rsid w:val="00E55676"/>
    <w:rsid w:val="00E5585A"/>
    <w:rsid w:val="00E73A67"/>
    <w:rsid w:val="00E827E7"/>
    <w:rsid w:val="00E833F6"/>
    <w:rsid w:val="00E83ECA"/>
    <w:rsid w:val="00E927B5"/>
    <w:rsid w:val="00EA0EE0"/>
    <w:rsid w:val="00EB2DA6"/>
    <w:rsid w:val="00EB587F"/>
    <w:rsid w:val="00ED3ACA"/>
    <w:rsid w:val="00EE729C"/>
    <w:rsid w:val="00EF012E"/>
    <w:rsid w:val="00EF572B"/>
    <w:rsid w:val="00F0441F"/>
    <w:rsid w:val="00F147CE"/>
    <w:rsid w:val="00F15377"/>
    <w:rsid w:val="00F15FF9"/>
    <w:rsid w:val="00F22E22"/>
    <w:rsid w:val="00F30ED1"/>
    <w:rsid w:val="00F31BE3"/>
    <w:rsid w:val="00F4064A"/>
    <w:rsid w:val="00F503F4"/>
    <w:rsid w:val="00F55DF7"/>
    <w:rsid w:val="00F70351"/>
    <w:rsid w:val="00F81F52"/>
    <w:rsid w:val="00F94589"/>
    <w:rsid w:val="00F95E6A"/>
    <w:rsid w:val="00FA6EDB"/>
    <w:rsid w:val="00FC26ED"/>
    <w:rsid w:val="00FF3C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2529"/>
    <o:shapelayout v:ext="edit">
      <o:idmap v:ext="edit" data="1"/>
    </o:shapelayout>
  </w:shapeDefaults>
  <w:decimalSymbol w:val="."/>
  <w:listSeparator w:val=","/>
  <w14:docId w14:val="5A6186B2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442A7D"/>
    <w:pPr>
      <w:spacing w:before="120" w:after="120" w:line="240" w:lineRule="auto"/>
    </w:pPr>
    <w:rPr>
      <w:rFonts w:ascii="Segoe UI" w:hAnsi="Segoe UI"/>
      <w:sz w:val="2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4629A"/>
    <w:pPr>
      <w:keepNext/>
      <w:keepLines/>
      <w:spacing w:before="40" w:after="0" w:line="259" w:lineRule="auto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Indent">
    <w:name w:val="NormalIndent"/>
    <w:basedOn w:val="Normal"/>
    <w:qFormat/>
    <w:rsid w:val="003F07CB"/>
    <w:pPr>
      <w:spacing w:line="276" w:lineRule="auto"/>
      <w:ind w:left="1134"/>
    </w:pPr>
    <w:rPr>
      <w:rFonts w:eastAsiaTheme="minorEastAsia"/>
      <w:lang w:bidi="en-US"/>
    </w:rPr>
  </w:style>
  <w:style w:type="character" w:styleId="Hyperlink">
    <w:name w:val="Hyperlink"/>
    <w:basedOn w:val="DefaultParagraphFont"/>
    <w:uiPriority w:val="99"/>
    <w:rsid w:val="003F07CB"/>
    <w:rPr>
      <w:color w:val="0000FF"/>
      <w:u w:val="single"/>
    </w:rPr>
  </w:style>
  <w:style w:type="paragraph" w:styleId="ListParagraph">
    <w:name w:val="List Paragraph"/>
    <w:aliases w:val="Procedure Step,Bullet List,FooterText"/>
    <w:basedOn w:val="Normal"/>
    <w:link w:val="ListParagraphChar"/>
    <w:uiPriority w:val="34"/>
    <w:qFormat/>
    <w:rsid w:val="00442A7D"/>
    <w:pPr>
      <w:ind w:left="720"/>
    </w:pPr>
  </w:style>
  <w:style w:type="table" w:styleId="TableGrid">
    <w:name w:val="Table Grid"/>
    <w:basedOn w:val="TableNormal"/>
    <w:uiPriority w:val="39"/>
    <w:rsid w:val="00442A7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06156D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401A32"/>
    <w:pPr>
      <w:tabs>
        <w:tab w:val="center" w:pos="4680"/>
        <w:tab w:val="right" w:pos="9360"/>
      </w:tabs>
      <w:spacing w:before="0" w:after="0"/>
    </w:pPr>
  </w:style>
  <w:style w:type="character" w:customStyle="1" w:styleId="HeaderChar">
    <w:name w:val="Header Char"/>
    <w:basedOn w:val="DefaultParagraphFont"/>
    <w:link w:val="Header"/>
    <w:uiPriority w:val="99"/>
    <w:rsid w:val="00401A32"/>
    <w:rPr>
      <w:rFonts w:ascii="Segoe UI" w:hAnsi="Segoe UI"/>
      <w:sz w:val="20"/>
    </w:rPr>
  </w:style>
  <w:style w:type="paragraph" w:styleId="Footer">
    <w:name w:val="footer"/>
    <w:basedOn w:val="Normal"/>
    <w:link w:val="FooterChar"/>
    <w:uiPriority w:val="99"/>
    <w:unhideWhenUsed/>
    <w:rsid w:val="00401A32"/>
    <w:pPr>
      <w:tabs>
        <w:tab w:val="center" w:pos="4680"/>
        <w:tab w:val="right" w:pos="9360"/>
      </w:tabs>
      <w:spacing w:before="0" w:after="0"/>
    </w:pPr>
  </w:style>
  <w:style w:type="character" w:customStyle="1" w:styleId="FooterChar">
    <w:name w:val="Footer Char"/>
    <w:basedOn w:val="DefaultParagraphFont"/>
    <w:link w:val="Footer"/>
    <w:uiPriority w:val="99"/>
    <w:rsid w:val="00401A32"/>
    <w:rPr>
      <w:rFonts w:ascii="Segoe UI" w:hAnsi="Segoe UI"/>
      <w:sz w:val="20"/>
    </w:rPr>
  </w:style>
  <w:style w:type="character" w:customStyle="1" w:styleId="ListParagraphChar">
    <w:name w:val="List Paragraph Char"/>
    <w:aliases w:val="Procedure Step Char,Bullet List Char,FooterText Char"/>
    <w:basedOn w:val="DefaultParagraphFont"/>
    <w:link w:val="ListParagraph"/>
    <w:uiPriority w:val="34"/>
    <w:rsid w:val="0014686E"/>
    <w:rPr>
      <w:rFonts w:ascii="Segoe UI" w:hAnsi="Segoe UI"/>
      <w:sz w:val="20"/>
    </w:rPr>
  </w:style>
  <w:style w:type="character" w:styleId="CommentReference">
    <w:name w:val="annotation reference"/>
    <w:basedOn w:val="DefaultParagraphFont"/>
    <w:uiPriority w:val="99"/>
    <w:semiHidden/>
    <w:unhideWhenUsed/>
    <w:rsid w:val="00773437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773437"/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773437"/>
    <w:rPr>
      <w:rFonts w:ascii="Segoe UI" w:hAnsi="Segoe UI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773437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773437"/>
    <w:rPr>
      <w:rFonts w:ascii="Segoe UI" w:hAnsi="Segoe UI"/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73437"/>
    <w:pPr>
      <w:spacing w:before="0" w:after="0"/>
    </w:pPr>
    <w:rPr>
      <w:rFonts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73437"/>
    <w:rPr>
      <w:rFonts w:ascii="Segoe UI" w:hAnsi="Segoe UI" w:cs="Segoe UI"/>
      <w:sz w:val="18"/>
      <w:szCs w:val="18"/>
    </w:rPr>
  </w:style>
  <w:style w:type="character" w:styleId="FollowedHyperlink">
    <w:name w:val="FollowedHyperlink"/>
    <w:basedOn w:val="DefaultParagraphFont"/>
    <w:uiPriority w:val="99"/>
    <w:semiHidden/>
    <w:unhideWhenUsed/>
    <w:rsid w:val="00456D4E"/>
    <w:rPr>
      <w:color w:val="954F72" w:themeColor="followed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A4629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apple-converted-space">
    <w:name w:val="apple-converted-space"/>
    <w:basedOn w:val="DefaultParagraphFont"/>
    <w:rsid w:val="00BB268D"/>
  </w:style>
  <w:style w:type="character" w:styleId="Strong">
    <w:name w:val="Strong"/>
    <w:basedOn w:val="DefaultParagraphFont"/>
    <w:uiPriority w:val="22"/>
    <w:qFormat/>
    <w:rsid w:val="00BB268D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54991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546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903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image" Target="media/image13.png"/><Relationship Id="rId39" Type="http://schemas.openxmlformats.org/officeDocument/2006/relationships/fontTable" Target="fontTable.xml"/><Relationship Id="rId21" Type="http://schemas.openxmlformats.org/officeDocument/2006/relationships/image" Target="media/image9.png"/><Relationship Id="rId34" Type="http://schemas.openxmlformats.org/officeDocument/2006/relationships/header" Target="header2.xml"/><Relationship Id="rId7" Type="http://schemas.openxmlformats.org/officeDocument/2006/relationships/settings" Target="settings.xml"/><Relationship Id="rId12" Type="http://schemas.openxmlformats.org/officeDocument/2006/relationships/hyperlink" Target="https://app.powerbi.com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2.png"/><Relationship Id="rId33" Type="http://schemas.openxmlformats.org/officeDocument/2006/relationships/header" Target="header1.xml"/><Relationship Id="rId38" Type="http://schemas.openxmlformats.org/officeDocument/2006/relationships/footer" Target="footer3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app.powerbi.com" TargetMode="External"/><Relationship Id="rId24" Type="http://schemas.openxmlformats.org/officeDocument/2006/relationships/hyperlink" Target="https://app.powerbi.com" TargetMode="External"/><Relationship Id="rId32" Type="http://schemas.openxmlformats.org/officeDocument/2006/relationships/image" Target="media/image19.png"/><Relationship Id="rId37" Type="http://schemas.openxmlformats.org/officeDocument/2006/relationships/header" Target="header3.xml"/><Relationship Id="rId40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5.png"/><Relationship Id="rId36" Type="http://schemas.openxmlformats.org/officeDocument/2006/relationships/footer" Target="footer2.xml"/><Relationship Id="rId10" Type="http://schemas.openxmlformats.org/officeDocument/2006/relationships/endnotes" Target="endnotes.xml"/><Relationship Id="rId19" Type="http://schemas.openxmlformats.org/officeDocument/2006/relationships/image" Target="media/image7.png"/><Relationship Id="rId31" Type="http://schemas.openxmlformats.org/officeDocument/2006/relationships/image" Target="media/image18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footer" Target="footer1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F70C8472C443248BDA6781AFD58594C" ma:contentTypeVersion="2" ma:contentTypeDescription="Create a new document." ma:contentTypeScope="" ma:versionID="71ed3cb41366eb9104f3718fa4377d20">
  <xsd:schema xmlns:xsd="http://www.w3.org/2001/XMLSchema" xmlns:xs="http://www.w3.org/2001/XMLSchema" xmlns:p="http://schemas.microsoft.com/office/2006/metadata/properties" xmlns:ns2="907e517f-61cf-43a2-a626-50f13ff11048" targetNamespace="http://schemas.microsoft.com/office/2006/metadata/properties" ma:root="true" ma:fieldsID="a776505e4220e0747d25e2e8696c4ce9" ns2:_="">
    <xsd:import namespace="907e517f-61cf-43a2-a626-50f13ff11048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07e517f-61cf-43a2-a626-50f13ff11048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description="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F42BD6F-2806-4D9E-894D-55F8F7D5108C}">
  <ds:schemaRefs>
    <ds:schemaRef ds:uri="http://schemas.microsoft.com/office/2006/documentManagement/types"/>
    <ds:schemaRef ds:uri="http://schemas.openxmlformats.org/package/2006/metadata/core-properties"/>
    <ds:schemaRef ds:uri="http://schemas.microsoft.com/office/infopath/2007/PartnerControls"/>
    <ds:schemaRef ds:uri="907e517f-61cf-43a2-a626-50f13ff11048"/>
    <ds:schemaRef ds:uri="http://purl.org/dc/elements/1.1/"/>
    <ds:schemaRef ds:uri="http://schemas.microsoft.com/office/2006/metadata/properties"/>
    <ds:schemaRef ds:uri="http://www.w3.org/XML/1998/namespace"/>
    <ds:schemaRef ds:uri="http://purl.org/dc/dcmitype/"/>
    <ds:schemaRef ds:uri="http://purl.org/dc/terms/"/>
  </ds:schemaRefs>
</ds:datastoreItem>
</file>

<file path=customXml/itemProps2.xml><?xml version="1.0" encoding="utf-8"?>
<ds:datastoreItem xmlns:ds="http://schemas.openxmlformats.org/officeDocument/2006/customXml" ds:itemID="{DD470909-B802-4B30-9800-8AEEC9C717DE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45F4A360-1308-4392-917C-03052E8710B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07e517f-61cf-43a2-a626-50f13ff1104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03B1C5D1-7397-483D-98E0-160F51E2B31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13</Pages>
  <Words>989</Words>
  <Characters>5643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2016-02-02T22:41:00Z</dcterms:created>
  <dcterms:modified xsi:type="dcterms:W3CDTF">2017-08-16T20:25:00Z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0x010100AF70C8472C443248BDA6781AFD58594C</vt:lpwstr>
  </property>
</Properties>
</file>